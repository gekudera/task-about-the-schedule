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A4388" w14:textId="77777777" w:rsidR="00614E10" w:rsidRPr="00E86E73" w:rsidRDefault="00614E10" w:rsidP="008A1B53">
      <w:pPr>
        <w:ind w:firstLine="0"/>
        <w:jc w:val="center"/>
      </w:pPr>
      <w:r w:rsidRPr="00E86E73">
        <w:t xml:space="preserve">МИНИСТЕРСТВО </w:t>
      </w:r>
      <w:r w:rsidRPr="002311A0">
        <w:rPr>
          <w:caps/>
        </w:rPr>
        <w:t xml:space="preserve">НАУКИ </w:t>
      </w:r>
      <w:r w:rsidR="002311A0" w:rsidRPr="002311A0">
        <w:rPr>
          <w:caps/>
        </w:rPr>
        <w:t>и высшего ОБРАЗОВАНИЯ</w:t>
      </w:r>
      <w:r w:rsidR="002311A0">
        <w:t xml:space="preserve"> </w:t>
      </w:r>
      <w:r w:rsidRPr="00E86E73">
        <w:t>РОССИЙСКОЙ ФЕДЕРАЦИИ</w:t>
      </w:r>
    </w:p>
    <w:p w14:paraId="2C4D70FB" w14:textId="77777777" w:rsidR="00614E10" w:rsidRPr="00E86E73" w:rsidRDefault="00614E10" w:rsidP="008A1B53">
      <w:pPr>
        <w:ind w:firstLine="0"/>
        <w:jc w:val="center"/>
        <w:rPr>
          <w:b/>
        </w:rPr>
      </w:pPr>
      <w:r w:rsidRPr="00E86E73">
        <w:t>Федеральное государственное автономное образовательное учреждение</w:t>
      </w:r>
      <w:r w:rsidR="00B26A29">
        <w:br/>
      </w:r>
      <w:r w:rsidRPr="00E86E73">
        <w:t xml:space="preserve"> высшего образования </w:t>
      </w:r>
      <w:r w:rsidRPr="00E86E73">
        <w:br/>
      </w:r>
      <w:r w:rsidRPr="00E86E73">
        <w:rPr>
          <w:b/>
        </w:rPr>
        <w:t xml:space="preserve">«Национальный исследовательский </w:t>
      </w:r>
      <w:r w:rsidRPr="00E86E73">
        <w:rPr>
          <w:b/>
        </w:rPr>
        <w:br/>
        <w:t>Нижегородский государственный университет им. Н.И. Лобачевского»</w:t>
      </w:r>
    </w:p>
    <w:p w14:paraId="31F405FB" w14:textId="77777777" w:rsidR="00614E10" w:rsidRPr="00E86E73" w:rsidRDefault="00614E10" w:rsidP="008A1B53">
      <w:pPr>
        <w:ind w:firstLine="0"/>
        <w:jc w:val="center"/>
      </w:pPr>
      <w:r w:rsidRPr="00E86E73">
        <w:rPr>
          <w:b/>
        </w:rPr>
        <w:t>(ННГУ)</w:t>
      </w:r>
    </w:p>
    <w:p w14:paraId="79963BE2" w14:textId="77777777" w:rsidR="00614E10" w:rsidRPr="00E86E73" w:rsidRDefault="00614E10" w:rsidP="008A1B53">
      <w:pPr>
        <w:ind w:firstLine="0"/>
      </w:pPr>
    </w:p>
    <w:p w14:paraId="138434CE" w14:textId="77777777" w:rsidR="00614E10" w:rsidRPr="00E86E73" w:rsidRDefault="00614E10" w:rsidP="008A1B53">
      <w:pPr>
        <w:spacing w:after="240"/>
        <w:ind w:firstLine="0"/>
        <w:jc w:val="center"/>
        <w:rPr>
          <w:b/>
        </w:rPr>
      </w:pPr>
      <w:r w:rsidRPr="00E86E73">
        <w:rPr>
          <w:b/>
        </w:rPr>
        <w:t>Институт информационных технологий, математики и механики</w:t>
      </w:r>
    </w:p>
    <w:p w14:paraId="51EA854C" w14:textId="77777777" w:rsidR="00614E10" w:rsidRPr="00E86E73" w:rsidRDefault="005F68C4" w:rsidP="008A1B53">
      <w:pPr>
        <w:spacing w:after="240"/>
        <w:ind w:firstLine="0"/>
        <w:jc w:val="center"/>
        <w:rPr>
          <w:b/>
          <w:bCs/>
        </w:rPr>
      </w:pPr>
      <w:r>
        <w:rPr>
          <w:b/>
          <w:bCs/>
        </w:rPr>
        <w:t>Кафедра информатики и автоматизации научных исследований</w:t>
      </w:r>
    </w:p>
    <w:p w14:paraId="2D0892DF" w14:textId="77777777" w:rsidR="00614E10" w:rsidRPr="00614E10" w:rsidRDefault="00614E10" w:rsidP="008A1B53">
      <w:pPr>
        <w:spacing w:after="240"/>
        <w:ind w:firstLine="0"/>
        <w:jc w:val="center"/>
      </w:pPr>
      <w:r w:rsidRPr="00614E10">
        <w:t>Направление подготовки: «Прикладная информатика»</w:t>
      </w:r>
    </w:p>
    <w:p w14:paraId="3CF73BD2" w14:textId="77777777" w:rsidR="00614E10" w:rsidRPr="00614E10" w:rsidRDefault="00614E10" w:rsidP="008A1B53">
      <w:pPr>
        <w:spacing w:after="240"/>
        <w:ind w:firstLine="0"/>
        <w:jc w:val="center"/>
      </w:pPr>
      <w:r w:rsidRPr="00614E10">
        <w:t>Профиль подготовки: «Прикладная информатика в</w:t>
      </w:r>
      <w:r w:rsidR="003F7768" w:rsidRPr="003F7768">
        <w:t xml:space="preserve"> области принятия решений</w:t>
      </w:r>
      <w:r w:rsidRPr="00614E10">
        <w:t>»</w:t>
      </w:r>
    </w:p>
    <w:p w14:paraId="73BEB3B7" w14:textId="77777777" w:rsidR="00614E10" w:rsidRPr="00614E10" w:rsidRDefault="00614E10" w:rsidP="008A1B53">
      <w:pPr>
        <w:spacing w:after="240"/>
        <w:ind w:firstLine="0"/>
        <w:jc w:val="center"/>
      </w:pPr>
    </w:p>
    <w:p w14:paraId="760157CE" w14:textId="77777777" w:rsidR="00614E10" w:rsidRPr="00614E10" w:rsidRDefault="00614E10" w:rsidP="008A1B53">
      <w:pPr>
        <w:spacing w:after="240"/>
        <w:ind w:firstLine="0"/>
        <w:jc w:val="center"/>
      </w:pPr>
    </w:p>
    <w:p w14:paraId="2C92826F" w14:textId="77777777" w:rsidR="00614E10" w:rsidRPr="00614E10" w:rsidRDefault="00614E10" w:rsidP="008A1B53">
      <w:pPr>
        <w:ind w:firstLine="0"/>
        <w:jc w:val="center"/>
      </w:pPr>
    </w:p>
    <w:p w14:paraId="0BA294E6" w14:textId="77777777" w:rsidR="00614E10" w:rsidRPr="00614E10" w:rsidRDefault="00614E10" w:rsidP="008A1B53">
      <w:pPr>
        <w:ind w:firstLine="0"/>
        <w:jc w:val="center"/>
      </w:pPr>
    </w:p>
    <w:p w14:paraId="7736F459" w14:textId="77777777" w:rsidR="00614E10" w:rsidRPr="00614E10" w:rsidRDefault="00614E10" w:rsidP="008A1B53">
      <w:pPr>
        <w:ind w:firstLine="0"/>
        <w:jc w:val="center"/>
      </w:pPr>
    </w:p>
    <w:p w14:paraId="1248EE66" w14:textId="77777777" w:rsidR="00614E10" w:rsidRPr="00614E10" w:rsidRDefault="00614E10" w:rsidP="008A1B53">
      <w:pPr>
        <w:ind w:firstLine="0"/>
        <w:jc w:val="center"/>
      </w:pPr>
    </w:p>
    <w:p w14:paraId="12EE8078" w14:textId="77777777" w:rsidR="00614E10" w:rsidRPr="00614E10" w:rsidRDefault="00614E10" w:rsidP="008A1B53">
      <w:pPr>
        <w:ind w:firstLine="0"/>
        <w:jc w:val="center"/>
      </w:pPr>
    </w:p>
    <w:p w14:paraId="62C34506" w14:textId="77777777" w:rsidR="00614E10" w:rsidRPr="00614E10" w:rsidRDefault="00614E10" w:rsidP="008A1B53">
      <w:pPr>
        <w:ind w:firstLine="0"/>
        <w:jc w:val="center"/>
        <w:rPr>
          <w:b/>
        </w:rPr>
      </w:pPr>
      <w:r w:rsidRPr="00614E10">
        <w:rPr>
          <w:b/>
        </w:rPr>
        <w:t>ОТЧЕТ</w:t>
      </w:r>
    </w:p>
    <w:p w14:paraId="783BD151" w14:textId="77777777" w:rsidR="00614E10" w:rsidRPr="00614E10" w:rsidRDefault="000975F1" w:rsidP="008A1B53">
      <w:pPr>
        <w:ind w:firstLine="0"/>
        <w:jc w:val="center"/>
      </w:pPr>
      <w:r>
        <w:t xml:space="preserve">по </w:t>
      </w:r>
      <w:r w:rsidR="00614E10" w:rsidRPr="00614E10">
        <w:t>практике</w:t>
      </w:r>
      <w:r>
        <w:t xml:space="preserve"> </w:t>
      </w:r>
      <w:r w:rsidRPr="000975F1">
        <w:t>по получению профессиональных умений</w:t>
      </w:r>
      <w:r>
        <w:br/>
      </w:r>
      <w:r w:rsidRPr="000975F1">
        <w:t xml:space="preserve"> и опыта профессиональной деятельности</w:t>
      </w:r>
    </w:p>
    <w:p w14:paraId="29D9FDF9" w14:textId="77777777" w:rsidR="00614E10" w:rsidRDefault="005A340E" w:rsidP="008A1B53">
      <w:pPr>
        <w:ind w:firstLine="180"/>
        <w:jc w:val="center"/>
      </w:pPr>
      <w:r>
        <w:t>на тему:</w:t>
      </w:r>
    </w:p>
    <w:p w14:paraId="2AF10284" w14:textId="77777777" w:rsidR="00AC5413" w:rsidRPr="006958F5" w:rsidRDefault="006958F5" w:rsidP="008A1B53">
      <w:pPr>
        <w:ind w:firstLine="180"/>
        <w:jc w:val="center"/>
        <w:rPr>
          <w:b/>
          <w:bCs/>
        </w:rPr>
      </w:pPr>
      <w:r w:rsidRPr="006958F5">
        <w:rPr>
          <w:b/>
          <w:bCs/>
          <w:color w:val="000000"/>
        </w:rPr>
        <w:t>«Ре</w:t>
      </w:r>
      <w:r w:rsidR="00C62377">
        <w:rPr>
          <w:b/>
          <w:bCs/>
          <w:color w:val="000000"/>
        </w:rPr>
        <w:t xml:space="preserve">ализация итерационного подхода к решению </w:t>
      </w:r>
      <w:r w:rsidRPr="006958F5">
        <w:rPr>
          <w:b/>
          <w:bCs/>
          <w:color w:val="000000"/>
        </w:rPr>
        <w:t>задач</w:t>
      </w:r>
      <w:r w:rsidR="00C62377">
        <w:rPr>
          <w:b/>
          <w:bCs/>
          <w:color w:val="000000"/>
        </w:rPr>
        <w:t>и</w:t>
      </w:r>
      <w:r w:rsidRPr="006958F5">
        <w:rPr>
          <w:b/>
          <w:bCs/>
          <w:color w:val="000000"/>
        </w:rPr>
        <w:t xml:space="preserve"> теории расписаний»</w:t>
      </w:r>
    </w:p>
    <w:p w14:paraId="7AFA393F" w14:textId="77777777" w:rsidR="00614E10" w:rsidRPr="00614E10" w:rsidRDefault="00614E10" w:rsidP="008A1B53">
      <w:pPr>
        <w:ind w:left="4678"/>
      </w:pPr>
    </w:p>
    <w:p w14:paraId="6C732809" w14:textId="77777777" w:rsidR="00614E10" w:rsidRDefault="00614E10" w:rsidP="008A1B53">
      <w:pPr>
        <w:ind w:left="4678"/>
      </w:pPr>
    </w:p>
    <w:p w14:paraId="18D3CEBE" w14:textId="77777777" w:rsidR="006958F5" w:rsidRDefault="006958F5" w:rsidP="008A1B53">
      <w:pPr>
        <w:ind w:left="4678"/>
      </w:pPr>
    </w:p>
    <w:p w14:paraId="10AF110A" w14:textId="77777777" w:rsidR="006958F5" w:rsidRPr="00614E10" w:rsidRDefault="006958F5" w:rsidP="008A1B53">
      <w:pPr>
        <w:ind w:left="4678"/>
      </w:pPr>
    </w:p>
    <w:p w14:paraId="272D6116" w14:textId="77777777" w:rsidR="00614E10" w:rsidRPr="00614E10" w:rsidRDefault="00614E10" w:rsidP="008A1B53">
      <w:pPr>
        <w:ind w:left="4678"/>
      </w:pPr>
    </w:p>
    <w:p w14:paraId="12F2422A" w14:textId="77777777" w:rsidR="00614E10" w:rsidRPr="00614E10" w:rsidRDefault="00614E10" w:rsidP="008A1B53">
      <w:pPr>
        <w:ind w:left="4678" w:firstLine="0"/>
      </w:pPr>
      <w:r w:rsidRPr="00614E10">
        <w:rPr>
          <w:b/>
          <w:bCs/>
        </w:rPr>
        <w:t xml:space="preserve">Выполнила: </w:t>
      </w:r>
      <w:r w:rsidRPr="00614E10">
        <w:rPr>
          <w:bCs/>
        </w:rPr>
        <w:t>с</w:t>
      </w:r>
      <w:r w:rsidRPr="00614E10">
        <w:t>тудентка группы 381</w:t>
      </w:r>
      <w:r w:rsidR="00AC5413">
        <w:t>7</w:t>
      </w:r>
      <w:r w:rsidRPr="00614E10">
        <w:t>07-</w:t>
      </w:r>
      <w:r w:rsidR="006050F5">
        <w:t>2</w:t>
      </w:r>
    </w:p>
    <w:p w14:paraId="72E10F6F" w14:textId="77777777" w:rsidR="00614E10" w:rsidRPr="00E86E73" w:rsidRDefault="00AC5413" w:rsidP="008A1B53">
      <w:pPr>
        <w:ind w:left="4678" w:firstLine="0"/>
      </w:pPr>
      <w:r>
        <w:t>Кузнецова Анастасия Олеговна</w:t>
      </w:r>
      <w:r w:rsidR="00614E10">
        <w:t>___________</w:t>
      </w:r>
    </w:p>
    <w:p w14:paraId="3F1A0EC9" w14:textId="77777777" w:rsidR="00614E10" w:rsidRPr="00830EC6" w:rsidRDefault="00614E10" w:rsidP="008A1B53">
      <w:pPr>
        <w:tabs>
          <w:tab w:val="left" w:pos="3261"/>
        </w:tabs>
        <w:ind w:left="4678"/>
        <w:jc w:val="center"/>
        <w:rPr>
          <w:i/>
          <w:sz w:val="20"/>
          <w:szCs w:val="20"/>
        </w:rPr>
      </w:pPr>
      <w:r>
        <w:t xml:space="preserve">                        </w:t>
      </w:r>
      <w:r w:rsidR="00AC5413">
        <w:t xml:space="preserve">                </w:t>
      </w:r>
      <w:r w:rsidRPr="00830EC6">
        <w:rPr>
          <w:i/>
          <w:sz w:val="20"/>
          <w:szCs w:val="20"/>
        </w:rPr>
        <w:t>подпись</w:t>
      </w:r>
    </w:p>
    <w:p w14:paraId="65B5F96D" w14:textId="77777777" w:rsidR="005A340E" w:rsidRPr="001F7D72" w:rsidRDefault="005A340E" w:rsidP="008A1B53">
      <w:pPr>
        <w:ind w:left="4678" w:firstLine="0"/>
        <w:rPr>
          <w:b/>
          <w:bCs/>
        </w:rPr>
      </w:pPr>
      <w:r w:rsidRPr="001F7D72">
        <w:rPr>
          <w:b/>
          <w:bCs/>
        </w:rPr>
        <w:t>Научный руководитель:</w:t>
      </w:r>
    </w:p>
    <w:p w14:paraId="112EC496" w14:textId="77777777" w:rsidR="00AC5413" w:rsidRDefault="00AC5413" w:rsidP="008A1B53">
      <w:pPr>
        <w:tabs>
          <w:tab w:val="left" w:pos="3261"/>
        </w:tabs>
        <w:ind w:left="4678" w:firstLine="0"/>
      </w:pPr>
      <w:r>
        <w:t xml:space="preserve">Доцент кафедры ИАНИ </w:t>
      </w:r>
    </w:p>
    <w:p w14:paraId="4A3856E1" w14:textId="77777777" w:rsidR="005A340E" w:rsidRPr="001F7D72" w:rsidRDefault="00AC5413" w:rsidP="008A1B53">
      <w:pPr>
        <w:tabs>
          <w:tab w:val="left" w:pos="3261"/>
        </w:tabs>
        <w:ind w:left="4678" w:firstLine="0"/>
      </w:pPr>
      <w:proofErr w:type="spellStart"/>
      <w:r>
        <w:t>Кумагина</w:t>
      </w:r>
      <w:proofErr w:type="spellEnd"/>
      <w:r>
        <w:t xml:space="preserve"> Е</w:t>
      </w:r>
      <w:r w:rsidR="006958F5">
        <w:t xml:space="preserve">лена </w:t>
      </w:r>
      <w:r>
        <w:t>А</w:t>
      </w:r>
      <w:r w:rsidR="006958F5">
        <w:t>лександровна</w:t>
      </w:r>
      <w:r w:rsidR="005A340E">
        <w:t>__________</w:t>
      </w:r>
    </w:p>
    <w:p w14:paraId="6E69CBE7" w14:textId="77777777" w:rsidR="005A340E" w:rsidRPr="00830EC6" w:rsidRDefault="005A340E" w:rsidP="008A1B53">
      <w:pPr>
        <w:tabs>
          <w:tab w:val="left" w:pos="3261"/>
        </w:tabs>
        <w:ind w:left="4678"/>
        <w:jc w:val="center"/>
        <w:rPr>
          <w:i/>
          <w:sz w:val="20"/>
          <w:szCs w:val="20"/>
        </w:rPr>
      </w:pPr>
      <w:r>
        <w:t xml:space="preserve">                        </w:t>
      </w:r>
      <w:r w:rsidR="006958F5">
        <w:t xml:space="preserve">                </w:t>
      </w:r>
      <w:r w:rsidRPr="00830EC6">
        <w:rPr>
          <w:i/>
          <w:sz w:val="20"/>
          <w:szCs w:val="20"/>
        </w:rPr>
        <w:t>подпись</w:t>
      </w:r>
    </w:p>
    <w:p w14:paraId="6BC058C6" w14:textId="77777777" w:rsidR="00614E10" w:rsidRDefault="00614E10" w:rsidP="008A1B53">
      <w:pPr>
        <w:tabs>
          <w:tab w:val="left" w:pos="3261"/>
        </w:tabs>
        <w:ind w:left="4678"/>
        <w:jc w:val="center"/>
      </w:pPr>
    </w:p>
    <w:p w14:paraId="4D1A8782" w14:textId="77777777" w:rsidR="00614E10" w:rsidRDefault="00614E10" w:rsidP="008A1B53">
      <w:pPr>
        <w:tabs>
          <w:tab w:val="left" w:pos="3261"/>
        </w:tabs>
        <w:ind w:left="4678"/>
        <w:jc w:val="center"/>
      </w:pPr>
    </w:p>
    <w:p w14:paraId="0DCD6F81" w14:textId="77777777" w:rsidR="00614E10" w:rsidRDefault="00614E10" w:rsidP="008A1B53">
      <w:pPr>
        <w:tabs>
          <w:tab w:val="left" w:pos="3261"/>
        </w:tabs>
        <w:ind w:left="4678"/>
        <w:jc w:val="center"/>
      </w:pPr>
    </w:p>
    <w:p w14:paraId="1D3B6335" w14:textId="77777777" w:rsidR="00614E10" w:rsidRDefault="00614E10" w:rsidP="008A1B53">
      <w:pPr>
        <w:tabs>
          <w:tab w:val="left" w:pos="3261"/>
        </w:tabs>
        <w:ind w:left="4678"/>
        <w:jc w:val="center"/>
      </w:pPr>
    </w:p>
    <w:p w14:paraId="0A59BCB4" w14:textId="77777777" w:rsidR="00614E10" w:rsidRDefault="00614E10" w:rsidP="008A1B53">
      <w:pPr>
        <w:tabs>
          <w:tab w:val="left" w:pos="3261"/>
        </w:tabs>
        <w:ind w:left="4678"/>
        <w:jc w:val="center"/>
      </w:pPr>
    </w:p>
    <w:p w14:paraId="2FA8EDB4" w14:textId="77777777" w:rsidR="00614E10" w:rsidRDefault="00614E10" w:rsidP="008A1B53">
      <w:pPr>
        <w:tabs>
          <w:tab w:val="left" w:pos="3261"/>
        </w:tabs>
        <w:ind w:left="4678"/>
        <w:jc w:val="center"/>
      </w:pPr>
    </w:p>
    <w:p w14:paraId="7EB3E196" w14:textId="77777777" w:rsidR="00614E10" w:rsidRPr="00E86E73" w:rsidRDefault="00614E10" w:rsidP="008A1B53">
      <w:pPr>
        <w:tabs>
          <w:tab w:val="left" w:pos="3261"/>
        </w:tabs>
        <w:ind w:left="4678"/>
        <w:jc w:val="center"/>
      </w:pPr>
    </w:p>
    <w:p w14:paraId="55E23778" w14:textId="77777777" w:rsidR="00614E10" w:rsidRDefault="00614E10" w:rsidP="008A1B53">
      <w:pPr>
        <w:tabs>
          <w:tab w:val="left" w:pos="3261"/>
        </w:tabs>
        <w:ind w:left="4678"/>
      </w:pPr>
    </w:p>
    <w:p w14:paraId="6276D9B9" w14:textId="77777777" w:rsidR="006958F5" w:rsidRDefault="006958F5" w:rsidP="008A1B53">
      <w:pPr>
        <w:tabs>
          <w:tab w:val="left" w:pos="3261"/>
        </w:tabs>
        <w:ind w:left="4678"/>
      </w:pPr>
    </w:p>
    <w:p w14:paraId="048B73F7" w14:textId="77777777" w:rsidR="006958F5" w:rsidRDefault="006958F5" w:rsidP="008A1B53">
      <w:pPr>
        <w:tabs>
          <w:tab w:val="left" w:pos="3261"/>
        </w:tabs>
        <w:ind w:left="4678"/>
      </w:pPr>
    </w:p>
    <w:p w14:paraId="74EC7177" w14:textId="77777777" w:rsidR="006958F5" w:rsidRPr="00E86E73" w:rsidRDefault="006958F5" w:rsidP="008A1B53">
      <w:pPr>
        <w:tabs>
          <w:tab w:val="left" w:pos="3261"/>
        </w:tabs>
        <w:ind w:left="4678"/>
      </w:pPr>
    </w:p>
    <w:p w14:paraId="2DC9DEEA" w14:textId="77777777" w:rsidR="00614E10" w:rsidRPr="00E86E73" w:rsidRDefault="00614E10" w:rsidP="008A1B53">
      <w:pPr>
        <w:ind w:firstLine="180"/>
        <w:jc w:val="center"/>
      </w:pPr>
    </w:p>
    <w:p w14:paraId="34797413" w14:textId="77777777" w:rsidR="00614E10" w:rsidRDefault="00C62377" w:rsidP="008A1B53">
      <w:pPr>
        <w:ind w:firstLine="180"/>
        <w:jc w:val="center"/>
      </w:pPr>
      <w:r>
        <w:t>Нижний Новгород</w:t>
      </w:r>
      <w:r>
        <w:br/>
        <w:t>2021</w:t>
      </w:r>
    </w:p>
    <w:p w14:paraId="3266D82B" w14:textId="77777777" w:rsidR="00AC5413" w:rsidRDefault="00AC5413" w:rsidP="008A1B53">
      <w:pPr>
        <w:ind w:firstLine="0"/>
        <w:sectPr w:rsidR="00AC5413" w:rsidSect="00003E48">
          <w:footerReference w:type="even" r:id="rId8"/>
          <w:footerReference w:type="first" r:id="rId9"/>
          <w:pgSz w:w="11906" w:h="16838"/>
          <w:pgMar w:top="709" w:right="1134" w:bottom="709" w:left="1418" w:header="709" w:footer="709" w:gutter="0"/>
          <w:cols w:space="708"/>
          <w:docGrid w:linePitch="360"/>
        </w:sectPr>
      </w:pPr>
    </w:p>
    <w:p w14:paraId="2E7FA63D" w14:textId="77777777" w:rsidR="002B2950" w:rsidRDefault="002B2950" w:rsidP="008A1B53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1022560938"/>
        <w:docPartObj>
          <w:docPartGallery w:val="Table of Contents"/>
          <w:docPartUnique/>
        </w:docPartObj>
      </w:sdtPr>
      <w:sdtEndPr/>
      <w:sdtContent>
        <w:p w14:paraId="721949F9" w14:textId="77777777" w:rsidR="00C62377" w:rsidRDefault="00C62377" w:rsidP="008A1B53">
          <w:pPr>
            <w:pStyle w:val="ae"/>
            <w:spacing w:line="240" w:lineRule="auto"/>
          </w:pPr>
          <w:r>
            <w:t>Оглавление</w:t>
          </w:r>
        </w:p>
        <w:p w14:paraId="4F37D12A" w14:textId="77777777" w:rsidR="006026A9" w:rsidRDefault="000B3B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C62377">
            <w:instrText xml:space="preserve"> TOC \o "1-3" \h \z \u </w:instrText>
          </w:r>
          <w:r>
            <w:fldChar w:fldCharType="separate"/>
          </w:r>
          <w:hyperlink w:anchor="_Toc66172355" w:history="1">
            <w:r w:rsidR="006026A9" w:rsidRPr="00DA361C">
              <w:rPr>
                <w:rStyle w:val="af"/>
                <w:noProof/>
              </w:rPr>
              <w:t>Введение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_Toc66172355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3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2B600DE7" w14:textId="77777777" w:rsidR="006026A9" w:rsidRDefault="00B60D88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56" w:history="1">
            <w:r w:rsidR="006026A9" w:rsidRPr="00DA361C">
              <w:rPr>
                <w:rStyle w:val="af"/>
                <w:noProof/>
              </w:rPr>
              <w:t>1.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Задача о назначениях на минимум с аддитивным критерием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_Toc66172356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4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1F022200" w14:textId="77777777" w:rsidR="006026A9" w:rsidRDefault="00B60D88" w:rsidP="006026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57" w:history="1">
            <w:r w:rsidR="006026A9" w:rsidRPr="00DA361C">
              <w:rPr>
                <w:rStyle w:val="af"/>
                <w:noProof/>
                <w:snapToGrid w:val="0"/>
                <w:w w:val="0"/>
              </w:rPr>
              <w:t>1.1.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Формулировка задачи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_Toc66172357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4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2FDF0DA0" w14:textId="77777777" w:rsidR="006026A9" w:rsidRDefault="00B60D88" w:rsidP="006026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58" w:history="1">
            <w:r w:rsidR="006026A9" w:rsidRPr="00DA361C">
              <w:rPr>
                <w:rStyle w:val="af"/>
                <w:noProof/>
                <w:snapToGrid w:val="0"/>
                <w:w w:val="0"/>
              </w:rPr>
              <w:t>1.2.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Математическая модель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_Toc66172358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4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1B1A92BC" w14:textId="77777777" w:rsidR="006026A9" w:rsidRDefault="00B60D88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59" w:history="1">
            <w:r w:rsidR="006026A9" w:rsidRPr="00DA361C">
              <w:rPr>
                <w:rStyle w:val="af"/>
                <w:noProof/>
              </w:rPr>
              <w:t>2.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Венгерский алгоритм для решения задачи о назначениях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_Toc66172359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5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657C0771" w14:textId="77777777" w:rsidR="006026A9" w:rsidRDefault="00B60D88" w:rsidP="006026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0" w:history="1">
            <w:r w:rsidR="006026A9" w:rsidRPr="00DA361C">
              <w:rPr>
                <w:rStyle w:val="af"/>
                <w:noProof/>
                <w:snapToGrid w:val="0"/>
                <w:w w:val="0"/>
              </w:rPr>
              <w:t>2.1.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Алгоритм решения простейшей задачи о назначениях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_Toc66172360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5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62366F63" w14:textId="77777777" w:rsidR="006026A9" w:rsidRDefault="00B60D88" w:rsidP="006026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1" w:history="1">
            <w:r w:rsidR="006026A9" w:rsidRPr="00DA361C">
              <w:rPr>
                <w:rStyle w:val="af"/>
                <w:noProof/>
                <w:snapToGrid w:val="0"/>
                <w:w w:val="0"/>
              </w:rPr>
              <w:t>2.2.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Венгерский алгоритм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_Toc66172361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5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5D5C1409" w14:textId="77777777" w:rsidR="006026A9" w:rsidRDefault="00B60D88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2" w:history="1">
            <w:r w:rsidR="006026A9" w:rsidRPr="00DA361C">
              <w:rPr>
                <w:rStyle w:val="af"/>
                <w:noProof/>
              </w:rPr>
              <w:t>3.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Задача теорий расписаний с директивными сроками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_Toc66172362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7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30798CC4" w14:textId="77777777" w:rsidR="006026A9" w:rsidRDefault="00B60D88" w:rsidP="006026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3" w:history="1">
            <w:r w:rsidR="006026A9" w:rsidRPr="00DA361C">
              <w:rPr>
                <w:rStyle w:val="af"/>
                <w:noProof/>
                <w:snapToGrid w:val="0"/>
                <w:w w:val="0"/>
                <w:lang w:eastAsia="en-US"/>
              </w:rPr>
              <w:t>3.1.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  <w:lang w:eastAsia="en-US"/>
              </w:rPr>
              <w:t>Формулировка задачи упорядочения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_Toc66172363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7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4219F978" w14:textId="77777777" w:rsidR="006026A9" w:rsidRDefault="00B60D88" w:rsidP="006026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4" w:history="1">
            <w:r w:rsidR="006026A9" w:rsidRPr="00DA361C">
              <w:rPr>
                <w:rStyle w:val="af"/>
                <w:noProof/>
                <w:snapToGrid w:val="0"/>
                <w:w w:val="0"/>
                <w:lang w:eastAsia="en-US"/>
              </w:rPr>
              <w:t>3.2.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  <w:lang w:eastAsia="en-US"/>
              </w:rPr>
              <w:t>Мат модель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_Toc66172364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7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79844842" w14:textId="77777777" w:rsidR="006026A9" w:rsidRDefault="00B60D88" w:rsidP="006026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5" w:history="1">
            <w:r w:rsidR="006026A9" w:rsidRPr="00DA361C">
              <w:rPr>
                <w:rStyle w:val="af"/>
                <w:noProof/>
                <w:snapToGrid w:val="0"/>
                <w:w w:val="0"/>
              </w:rPr>
              <w:t>3.3.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Постановка задачи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_Toc66172365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7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62D4F9BF" w14:textId="77777777" w:rsidR="006026A9" w:rsidRDefault="00B60D88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6" w:history="1">
            <w:r w:rsidR="006026A9" w:rsidRPr="00DA361C">
              <w:rPr>
                <w:rStyle w:val="af"/>
                <w:noProof/>
              </w:rPr>
              <w:t>4.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Итерационный алгоритм решения задачи теории расписаний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_Toc66172366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8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1F7DF246" w14:textId="77777777" w:rsidR="006026A9" w:rsidRDefault="00B60D88" w:rsidP="006026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7" w:history="1">
            <w:r w:rsidR="006026A9" w:rsidRPr="00DA361C">
              <w:rPr>
                <w:rStyle w:val="af"/>
                <w:noProof/>
                <w:snapToGrid w:val="0"/>
                <w:w w:val="0"/>
              </w:rPr>
              <w:t>4.1.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Разработка итерационного алгоритма решения задачи теории расписаний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_Toc66172367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8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3DC431C2" w14:textId="77777777" w:rsidR="006026A9" w:rsidRDefault="00B60D88" w:rsidP="006026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8" w:history="1">
            <w:r w:rsidR="006026A9" w:rsidRPr="00DA361C">
              <w:rPr>
                <w:rStyle w:val="af"/>
                <w:noProof/>
                <w:snapToGrid w:val="0"/>
                <w:w w:val="0"/>
              </w:rPr>
              <w:t>4.2.</w:t>
            </w:r>
            <w:r w:rsidR="006026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26A9" w:rsidRPr="00DA361C">
              <w:rPr>
                <w:rStyle w:val="af"/>
                <w:noProof/>
              </w:rPr>
              <w:t>Программная реализация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_Toc66172368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9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2AB5C083" w14:textId="77777777" w:rsidR="006026A9" w:rsidRDefault="00B60D8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69" w:history="1">
            <w:r w:rsidR="006026A9" w:rsidRPr="00DA361C">
              <w:rPr>
                <w:rStyle w:val="af"/>
                <w:noProof/>
              </w:rPr>
              <w:t>Заключение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_Toc66172369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14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19A71DAF" w14:textId="77777777" w:rsidR="006026A9" w:rsidRDefault="00B60D8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70" w:history="1">
            <w:r w:rsidR="006026A9" w:rsidRPr="00DA361C">
              <w:rPr>
                <w:rStyle w:val="af"/>
                <w:noProof/>
              </w:rPr>
              <w:t>Список литературы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_Toc66172370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14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3B2A8FFA" w14:textId="77777777" w:rsidR="006026A9" w:rsidRDefault="00B60D8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172371" w:history="1">
            <w:r w:rsidR="006026A9" w:rsidRPr="00DA361C">
              <w:rPr>
                <w:rStyle w:val="af"/>
                <w:noProof/>
              </w:rPr>
              <w:t>Приложение</w:t>
            </w:r>
            <w:r w:rsidR="006026A9">
              <w:rPr>
                <w:noProof/>
                <w:webHidden/>
              </w:rPr>
              <w:tab/>
            </w:r>
            <w:r w:rsidR="006026A9">
              <w:rPr>
                <w:noProof/>
                <w:webHidden/>
              </w:rPr>
              <w:fldChar w:fldCharType="begin"/>
            </w:r>
            <w:r w:rsidR="006026A9">
              <w:rPr>
                <w:noProof/>
                <w:webHidden/>
              </w:rPr>
              <w:instrText xml:space="preserve"> PAGEREF _Toc66172371 \h </w:instrText>
            </w:r>
            <w:r w:rsidR="006026A9">
              <w:rPr>
                <w:noProof/>
                <w:webHidden/>
              </w:rPr>
            </w:r>
            <w:r w:rsidR="006026A9">
              <w:rPr>
                <w:noProof/>
                <w:webHidden/>
              </w:rPr>
              <w:fldChar w:fldCharType="separate"/>
            </w:r>
            <w:r w:rsidR="006026A9">
              <w:rPr>
                <w:noProof/>
                <w:webHidden/>
              </w:rPr>
              <w:t>15</w:t>
            </w:r>
            <w:r w:rsidR="006026A9">
              <w:rPr>
                <w:noProof/>
                <w:webHidden/>
              </w:rPr>
              <w:fldChar w:fldCharType="end"/>
            </w:r>
          </w:hyperlink>
        </w:p>
        <w:p w14:paraId="6AE235A5" w14:textId="77777777" w:rsidR="00C62377" w:rsidRDefault="000B3BED" w:rsidP="008A1B53">
          <w:r>
            <w:fldChar w:fldCharType="end"/>
          </w:r>
        </w:p>
      </w:sdtContent>
    </w:sdt>
    <w:p w14:paraId="0330F441" w14:textId="77777777" w:rsidR="0074689A" w:rsidRDefault="0074689A" w:rsidP="008A1B53">
      <w:pPr>
        <w:rPr>
          <w:lang w:eastAsia="en-US"/>
        </w:rPr>
      </w:pPr>
    </w:p>
    <w:p w14:paraId="08171817" w14:textId="77777777" w:rsidR="00E114A2" w:rsidRDefault="00E114A2" w:rsidP="008A1B53">
      <w:pPr>
        <w:spacing w:after="200"/>
        <w:ind w:firstLine="0"/>
        <w:jc w:val="left"/>
        <w:rPr>
          <w:rStyle w:val="afb"/>
          <w:smallCaps w:val="0"/>
          <w:color w:val="auto"/>
          <w:spacing w:val="0"/>
          <w:kern w:val="36"/>
          <w:sz w:val="28"/>
          <w:szCs w:val="28"/>
          <w:lang w:eastAsia="en-US"/>
        </w:rPr>
      </w:pPr>
      <w:r>
        <w:rPr>
          <w:rStyle w:val="afb"/>
          <w:b w:val="0"/>
          <w:bCs w:val="0"/>
          <w:smallCaps w:val="0"/>
          <w:color w:val="auto"/>
          <w:spacing w:val="0"/>
          <w:szCs w:val="28"/>
        </w:rPr>
        <w:br w:type="page"/>
      </w:r>
    </w:p>
    <w:p w14:paraId="7903DFDA" w14:textId="77777777" w:rsidR="006958F5" w:rsidRPr="00C62377" w:rsidRDefault="00C62377" w:rsidP="008A1B53">
      <w:pPr>
        <w:pStyle w:val="1"/>
        <w:numPr>
          <w:ilvl w:val="0"/>
          <w:numId w:val="0"/>
        </w:numPr>
        <w:ind w:left="360"/>
        <w:rPr>
          <w:rStyle w:val="afb"/>
          <w:b/>
          <w:color w:val="000000" w:themeColor="text1"/>
          <w:szCs w:val="28"/>
        </w:rPr>
      </w:pPr>
      <w:bookmarkStart w:id="0" w:name="_Toc66172355"/>
      <w:r w:rsidRPr="00C62377">
        <w:rPr>
          <w:rStyle w:val="afb"/>
          <w:b/>
          <w:bCs/>
          <w:smallCaps w:val="0"/>
          <w:color w:val="auto"/>
          <w:spacing w:val="0"/>
          <w:szCs w:val="28"/>
        </w:rPr>
        <w:lastRenderedPageBreak/>
        <w:t>Введение</w:t>
      </w:r>
      <w:bookmarkEnd w:id="0"/>
    </w:p>
    <w:p w14:paraId="24AFB98E" w14:textId="77777777" w:rsidR="006958F5" w:rsidRPr="006958F5" w:rsidRDefault="006958F5" w:rsidP="008A1B53">
      <w:pPr>
        <w:pStyle w:val="af4"/>
        <w:rPr>
          <w:color w:val="000000"/>
          <w:lang w:val="ru-RU"/>
        </w:rPr>
      </w:pPr>
      <w:r w:rsidRPr="006958F5">
        <w:rPr>
          <w:color w:val="000000"/>
          <w:lang w:val="ru-RU"/>
        </w:rPr>
        <w:t>Целью моей работы является:</w:t>
      </w:r>
    </w:p>
    <w:p w14:paraId="046E4199" w14:textId="77777777" w:rsidR="006958F5" w:rsidRPr="006958F5" w:rsidRDefault="006958F5" w:rsidP="008A1B53">
      <w:pPr>
        <w:pStyle w:val="af4"/>
        <w:rPr>
          <w:color w:val="000000"/>
          <w:lang w:val="ru-RU"/>
        </w:rPr>
      </w:pPr>
      <w:r w:rsidRPr="006958F5">
        <w:rPr>
          <w:color w:val="000000"/>
          <w:lang w:val="ru-RU"/>
        </w:rPr>
        <w:t>1. Разработка итерационного подхода для решения задачи упорядочения работ для 1 станка с целью минимизации суммарного взвешенного запаздывания;</w:t>
      </w:r>
    </w:p>
    <w:p w14:paraId="14D7493A" w14:textId="77777777" w:rsidR="006958F5" w:rsidRPr="006958F5" w:rsidRDefault="006958F5" w:rsidP="008A1B53">
      <w:pPr>
        <w:pStyle w:val="af4"/>
        <w:rPr>
          <w:color w:val="000000"/>
          <w:lang w:val="ru-RU"/>
        </w:rPr>
      </w:pPr>
      <w:r w:rsidRPr="006958F5">
        <w:rPr>
          <w:color w:val="000000"/>
          <w:lang w:val="ru-RU"/>
        </w:rPr>
        <w:t>2. реализация Венгерского алгоритма для решения задачи о назначениях с аддитивным критерием;</w:t>
      </w:r>
    </w:p>
    <w:p w14:paraId="2220E3DB" w14:textId="77777777" w:rsidR="006958F5" w:rsidRPr="006958F5" w:rsidRDefault="006958F5" w:rsidP="008A1B53">
      <w:pPr>
        <w:pStyle w:val="af4"/>
        <w:rPr>
          <w:color w:val="000000"/>
          <w:lang w:val="ru-RU"/>
        </w:rPr>
      </w:pPr>
      <w:r w:rsidRPr="006958F5">
        <w:rPr>
          <w:color w:val="000000"/>
          <w:lang w:val="ru-RU"/>
        </w:rPr>
        <w:t>3. Реализация итерационного подхода, основанного на решении ряда задач о назначении.</w:t>
      </w:r>
    </w:p>
    <w:p w14:paraId="62D1FB5C" w14:textId="77777777" w:rsidR="006958F5" w:rsidRPr="008A1B53" w:rsidRDefault="006958F5" w:rsidP="008A1B53">
      <w:pPr>
        <w:pStyle w:val="af4"/>
        <w:jc w:val="both"/>
        <w:rPr>
          <w:color w:val="000000"/>
          <w:lang w:val="ru-RU"/>
        </w:rPr>
      </w:pPr>
      <w:r w:rsidRPr="006958F5">
        <w:rPr>
          <w:color w:val="000000"/>
          <w:lang w:val="ru-RU"/>
        </w:rPr>
        <w:t xml:space="preserve">При выполнении задания по </w:t>
      </w:r>
      <w:r w:rsidR="008A1B53">
        <w:rPr>
          <w:color w:val="000000"/>
          <w:lang w:val="ru-RU"/>
        </w:rPr>
        <w:t xml:space="preserve">преддипломной </w:t>
      </w:r>
      <w:r w:rsidRPr="006958F5">
        <w:rPr>
          <w:color w:val="000000"/>
          <w:lang w:val="ru-RU"/>
        </w:rPr>
        <w:t xml:space="preserve">практике </w:t>
      </w:r>
      <w:r w:rsidR="008A1B53">
        <w:rPr>
          <w:color w:val="000000"/>
          <w:lang w:val="ru-RU"/>
        </w:rPr>
        <w:t xml:space="preserve">будет </w:t>
      </w:r>
      <w:r w:rsidRPr="006958F5">
        <w:rPr>
          <w:color w:val="000000"/>
          <w:lang w:val="ru-RU"/>
        </w:rPr>
        <w:t xml:space="preserve">реализован предложенный эвристический алгоритм и разработан интерфейс программы. </w:t>
      </w:r>
      <w:r w:rsidRPr="008A1B53">
        <w:rPr>
          <w:color w:val="000000"/>
          <w:lang w:val="ru-RU"/>
        </w:rPr>
        <w:t xml:space="preserve">Язык программирования: </w:t>
      </w:r>
      <w:r w:rsidRPr="006958F5">
        <w:rPr>
          <w:color w:val="000000"/>
        </w:rPr>
        <w:t>C</w:t>
      </w:r>
      <w:r w:rsidRPr="008A1B53">
        <w:rPr>
          <w:color w:val="000000"/>
          <w:lang w:val="ru-RU"/>
        </w:rPr>
        <w:t xml:space="preserve">#. Среда разработки: </w:t>
      </w:r>
      <w:r w:rsidRPr="006958F5">
        <w:rPr>
          <w:color w:val="000000"/>
        </w:rPr>
        <w:t>Visual</w:t>
      </w:r>
      <w:r w:rsidRPr="008A1B53">
        <w:rPr>
          <w:color w:val="000000"/>
          <w:lang w:val="ru-RU"/>
        </w:rPr>
        <w:t xml:space="preserve"> </w:t>
      </w:r>
      <w:r w:rsidRPr="006958F5">
        <w:rPr>
          <w:color w:val="000000"/>
        </w:rPr>
        <w:t>Studio</w:t>
      </w:r>
      <w:r w:rsidRPr="008A1B53">
        <w:rPr>
          <w:color w:val="000000"/>
          <w:lang w:val="ru-RU"/>
        </w:rPr>
        <w:t xml:space="preserve"> 2019.</w:t>
      </w:r>
    </w:p>
    <w:p w14:paraId="2CA4D81B" w14:textId="77777777" w:rsidR="008A1B53" w:rsidRDefault="008A1B53" w:rsidP="008A1B53">
      <w:pPr>
        <w:spacing w:after="200"/>
        <w:ind w:firstLine="0"/>
        <w:jc w:val="left"/>
        <w:rPr>
          <w:b/>
          <w:bCs/>
          <w:kern w:val="36"/>
          <w:sz w:val="28"/>
          <w:szCs w:val="32"/>
          <w:lang w:eastAsia="en-US"/>
        </w:rPr>
      </w:pPr>
      <w:r>
        <w:br w:type="page"/>
      </w:r>
    </w:p>
    <w:p w14:paraId="4B035BED" w14:textId="77777777" w:rsidR="006958F5" w:rsidRPr="00D666C0" w:rsidRDefault="006958F5" w:rsidP="008A1B53">
      <w:pPr>
        <w:pStyle w:val="1"/>
      </w:pPr>
      <w:bookmarkStart w:id="1" w:name="_Toc66172356"/>
      <w:r w:rsidRPr="00D666C0">
        <w:lastRenderedPageBreak/>
        <w:t>Задача о назначениях на минимум с аддитивным критерием</w:t>
      </w:r>
      <w:bookmarkEnd w:id="1"/>
    </w:p>
    <w:p w14:paraId="5AEA5DF3" w14:textId="77777777" w:rsidR="00E114A2" w:rsidRDefault="00E114A2" w:rsidP="008A1B53">
      <w:pPr>
        <w:pStyle w:val="2"/>
      </w:pPr>
      <w:bookmarkStart w:id="2" w:name="_Toc66172357"/>
      <w:r>
        <w:t>Формулировка задачи</w:t>
      </w:r>
      <w:bookmarkEnd w:id="2"/>
    </w:p>
    <w:p w14:paraId="6C231EB9" w14:textId="77777777" w:rsidR="00D666C0" w:rsidRDefault="00D666C0" w:rsidP="008A1B53">
      <w:pPr>
        <w:rPr>
          <w:color w:val="000000"/>
          <w:sz w:val="28"/>
          <w:szCs w:val="28"/>
        </w:rPr>
      </w:pPr>
      <w:r>
        <w:rPr>
          <w:color w:val="000000"/>
        </w:rPr>
        <w:t xml:space="preserve">Задано n работ, каждую из которых может выполнить любой из n исполнителей. Затрата на выполнение j исполнителем i работы равна </w:t>
      </w:r>
      <w:proofErr w:type="spellStart"/>
      <w:r>
        <w:rPr>
          <w:color w:val="000000"/>
        </w:rPr>
        <w:t>c</w:t>
      </w:r>
      <w:r>
        <w:rPr>
          <w:color w:val="000000"/>
          <w:vertAlign w:val="subscript"/>
        </w:rPr>
        <w:t>ij</w:t>
      </w:r>
      <w:proofErr w:type="spellEnd"/>
      <w:r>
        <w:rPr>
          <w:color w:val="000000"/>
        </w:rPr>
        <w:t>. Требуется распределить исполнителей по работам таким образом, чтобы суммарные затраты на производство были минимальны. При этом каждый исполнитель должен выполнить ровно одну работу, а каждая работа должна быть поручена ровно одному исполнителю.</w:t>
      </w:r>
    </w:p>
    <w:p w14:paraId="1A5E8B2E" w14:textId="77777777" w:rsidR="00D666C0" w:rsidRDefault="00D666C0" w:rsidP="008A1B53">
      <w:pPr>
        <w:pStyle w:val="af2"/>
        <w:spacing w:line="240" w:lineRule="auto"/>
        <w:rPr>
          <w:sz w:val="24"/>
        </w:rPr>
      </w:pPr>
      <w:r>
        <w:rPr>
          <w:sz w:val="24"/>
        </w:rPr>
        <w:t xml:space="preserve">Исходными данными в задаче о назначениях является матрица затрат. Если коэффициенты </w:t>
      </w:r>
      <w:proofErr w:type="spellStart"/>
      <w:r>
        <w:rPr>
          <w:sz w:val="24"/>
        </w:rPr>
        <w:t>c</w:t>
      </w:r>
      <w:r>
        <w:rPr>
          <w:sz w:val="24"/>
          <w:vertAlign w:val="subscript"/>
        </w:rPr>
        <w:t>ij</w:t>
      </w:r>
      <w:proofErr w:type="spellEnd"/>
      <w:r>
        <w:rPr>
          <w:sz w:val="24"/>
        </w:rPr>
        <w:t>. этой матрицы принимают значения 0 или 1, то такая задача называется простейшей задачей о назначении.</w:t>
      </w:r>
    </w:p>
    <w:p w14:paraId="380E33CF" w14:textId="77777777" w:rsidR="00D666C0" w:rsidRDefault="00D666C0" w:rsidP="008A1B53">
      <w:pPr>
        <w:pStyle w:val="2"/>
      </w:pPr>
      <w:bookmarkStart w:id="3" w:name="_Toc33124216"/>
      <w:bookmarkStart w:id="4" w:name="_Toc40637263"/>
      <w:bookmarkStart w:id="5" w:name="_Toc66172358"/>
      <w:r>
        <w:t>Математическая модель</w:t>
      </w:r>
      <w:bookmarkEnd w:id="3"/>
      <w:bookmarkEnd w:id="4"/>
      <w:bookmarkEnd w:id="5"/>
    </w:p>
    <w:p w14:paraId="13E66CB6" w14:textId="77777777" w:rsidR="00D666C0" w:rsidRDefault="00D666C0" w:rsidP="008A1B53">
      <w:pPr>
        <w:pStyle w:val="af2"/>
        <w:spacing w:line="240" w:lineRule="auto"/>
        <w:ind w:left="720" w:firstLine="0"/>
        <w:rPr>
          <w:sz w:val="24"/>
        </w:rPr>
      </w:pPr>
      <w:r>
        <w:rPr>
          <w:sz w:val="24"/>
        </w:rPr>
        <w:t>Математическая модель этой задачи следующая:</w:t>
      </w:r>
    </w:p>
    <w:p w14:paraId="09E533CC" w14:textId="77777777" w:rsidR="00D666C0" w:rsidRDefault="00D666C0" w:rsidP="008A1B53">
      <w:pPr>
        <w:tabs>
          <w:tab w:val="left" w:pos="0"/>
          <w:tab w:val="left" w:pos="142"/>
        </w:tabs>
        <w:ind w:right="84" w:firstLine="0"/>
      </w:pPr>
      <w:r w:rsidRPr="007B6918">
        <w:rPr>
          <w:position w:val="-34"/>
        </w:rPr>
        <w:object w:dxaOrig="2100" w:dyaOrig="744" w14:anchorId="1BA07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37.2pt" o:ole="" fillcolor="window">
            <v:imagedata r:id="rId10" o:title=""/>
          </v:shape>
          <o:OLEObject Type="Embed" ProgID="Equation.3" ShapeID="_x0000_i1025" DrawAspect="Content" ObjectID="_1676807990" r:id="rId11"/>
        </w:object>
      </w:r>
      <w:r>
        <w:t>.  (1)</w:t>
      </w:r>
    </w:p>
    <w:p w14:paraId="3900DCFF" w14:textId="77777777" w:rsidR="00D666C0" w:rsidRDefault="00D666C0" w:rsidP="008A1B53">
      <w:pPr>
        <w:ind w:firstLine="0"/>
        <w:rPr>
          <w:sz w:val="28"/>
        </w:rPr>
      </w:pPr>
      <w:r w:rsidRPr="007B6918">
        <w:rPr>
          <w:position w:val="-30"/>
        </w:rPr>
        <w:object w:dxaOrig="960" w:dyaOrig="732" w14:anchorId="75DE03F3">
          <v:shape id="_x0000_i1026" type="#_x0000_t75" style="width:48pt;height:36.6pt" o:ole="" fillcolor="window">
            <v:imagedata r:id="rId12" o:title=""/>
          </v:shape>
          <o:OLEObject Type="Embed" ProgID="Equation.3" ShapeID="_x0000_i1026" DrawAspect="Content" ObjectID="_1676807991" r:id="rId13"/>
        </w:object>
      </w:r>
      <w:r>
        <w:t xml:space="preserve">, </w:t>
      </w:r>
      <w:r>
        <w:rPr>
          <w:lang w:val="en-US"/>
        </w:rPr>
        <w:t>j</w:t>
      </w:r>
      <w:r>
        <w:t>=</w:t>
      </w:r>
      <w:r w:rsidRPr="007B6918">
        <w:rPr>
          <w:position w:val="-10"/>
        </w:rPr>
        <w:object w:dxaOrig="384" w:dyaOrig="420" w14:anchorId="614A6DB2">
          <v:shape id="_x0000_i1027" type="#_x0000_t75" style="width:19.2pt;height:21pt" o:ole="" fillcolor="window">
            <v:imagedata r:id="rId14" o:title=""/>
          </v:shape>
          <o:OLEObject Type="Embed" ProgID="Equation.3" ShapeID="_x0000_i1027" DrawAspect="Content" ObjectID="_1676807992" r:id="rId15"/>
        </w:object>
      </w:r>
      <w:r>
        <w:t>.  (2)</w:t>
      </w:r>
    </w:p>
    <w:p w14:paraId="712AEBD7" w14:textId="77777777" w:rsidR="00D666C0" w:rsidRDefault="00D666C0" w:rsidP="008A1B53">
      <w:pPr>
        <w:tabs>
          <w:tab w:val="left" w:pos="0"/>
          <w:tab w:val="left" w:pos="142"/>
        </w:tabs>
        <w:ind w:right="84" w:firstLine="0"/>
      </w:pPr>
      <w:r w:rsidRPr="007B6918">
        <w:rPr>
          <w:position w:val="-34"/>
        </w:rPr>
        <w:object w:dxaOrig="960" w:dyaOrig="744" w14:anchorId="7F5F3F92">
          <v:shape id="_x0000_i1028" type="#_x0000_t75" style="width:48pt;height:37.2pt" o:ole="" fillcolor="window">
            <v:imagedata r:id="rId16" o:title=""/>
          </v:shape>
          <o:OLEObject Type="Embed" ProgID="Equation.3" ShapeID="_x0000_i1028" DrawAspect="Content" ObjectID="_1676807993" r:id="rId17"/>
        </w:object>
      </w:r>
      <w:r>
        <w:t xml:space="preserve">, </w:t>
      </w:r>
      <w:proofErr w:type="spellStart"/>
      <w:r>
        <w:rPr>
          <w:lang w:val="en-US"/>
        </w:rPr>
        <w:t>i</w:t>
      </w:r>
      <w:proofErr w:type="spellEnd"/>
      <w:r>
        <w:t>=</w:t>
      </w:r>
      <w:r w:rsidRPr="007B6918">
        <w:rPr>
          <w:position w:val="-10"/>
        </w:rPr>
        <w:object w:dxaOrig="384" w:dyaOrig="420" w14:anchorId="0416B230">
          <v:shape id="_x0000_i1029" type="#_x0000_t75" style="width:19.2pt;height:21pt" o:ole="" fillcolor="window">
            <v:imagedata r:id="rId18" o:title=""/>
          </v:shape>
          <o:OLEObject Type="Embed" ProgID="Equation.3" ShapeID="_x0000_i1029" DrawAspect="Content" ObjectID="_1676807994" r:id="rId19"/>
        </w:object>
      </w:r>
      <w:r>
        <w:t>.  (3)</w:t>
      </w:r>
    </w:p>
    <w:p w14:paraId="16A682B5" w14:textId="77777777" w:rsidR="00D666C0" w:rsidRDefault="00D666C0" w:rsidP="008A1B53">
      <w:pPr>
        <w:tabs>
          <w:tab w:val="left" w:pos="0"/>
          <w:tab w:val="left" w:pos="142"/>
        </w:tabs>
        <w:ind w:right="84" w:firstLine="0"/>
      </w:pP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ij</w:t>
      </w:r>
      <w:proofErr w:type="spellEnd"/>
      <w:r w:rsidRPr="00D666C0">
        <w:rPr>
          <w:vertAlign w:val="subscript"/>
        </w:rPr>
        <w:t xml:space="preserve"> </w:t>
      </w:r>
      <w:r>
        <w:sym w:font="Symbol" w:char="F0CE"/>
      </w:r>
      <w:r>
        <w:t xml:space="preserve">{0,1} </w:t>
      </w:r>
      <w:proofErr w:type="spellStart"/>
      <w:proofErr w:type="gramStart"/>
      <w:r>
        <w:rPr>
          <w:lang w:val="en-US"/>
        </w:rPr>
        <w:t>i</w:t>
      </w:r>
      <w:proofErr w:type="spellEnd"/>
      <w:r>
        <w:t>,</w:t>
      </w:r>
      <w:r>
        <w:rPr>
          <w:lang w:val="en-US"/>
        </w:rPr>
        <w:t>j</w:t>
      </w:r>
      <w:proofErr w:type="gramEnd"/>
      <w:r>
        <w:t>=</w:t>
      </w:r>
      <w:r w:rsidRPr="007B6918">
        <w:rPr>
          <w:position w:val="-10"/>
        </w:rPr>
        <w:object w:dxaOrig="384" w:dyaOrig="384" w14:anchorId="75BE8F82">
          <v:shape id="_x0000_i1030" type="#_x0000_t75" style="width:19.2pt;height:19.2pt" o:ole="" fillcolor="window">
            <v:imagedata r:id="rId20" o:title=""/>
          </v:shape>
          <o:OLEObject Type="Embed" ProgID="Equation.3" ShapeID="_x0000_i1030" DrawAspect="Content" ObjectID="_1676807995" r:id="rId21"/>
        </w:object>
      </w:r>
      <w:r>
        <w:t>. (4)</w:t>
      </w:r>
    </w:p>
    <w:p w14:paraId="0CF106F0" w14:textId="77777777" w:rsidR="00D666C0" w:rsidRDefault="00D666C0" w:rsidP="008A1B53">
      <w:pPr>
        <w:tabs>
          <w:tab w:val="left" w:pos="0"/>
          <w:tab w:val="left" w:pos="142"/>
        </w:tabs>
        <w:ind w:right="84" w:firstLine="0"/>
      </w:pPr>
      <w:r>
        <w:t xml:space="preserve">            Переменные </w:t>
      </w:r>
      <w:proofErr w:type="spellStart"/>
      <w:r>
        <w:t>x</w:t>
      </w:r>
      <w:r>
        <w:rPr>
          <w:vertAlign w:val="subscript"/>
        </w:rPr>
        <w:t>ij</w:t>
      </w:r>
      <w:proofErr w:type="spellEnd"/>
      <w:r>
        <w:rPr>
          <w:vertAlign w:val="subscript"/>
        </w:rPr>
        <w:t xml:space="preserve"> </w:t>
      </w:r>
      <w:r>
        <w:t xml:space="preserve">имеют следующую содержательную интерпретацию: </w:t>
      </w:r>
      <w:r w:rsidRPr="007B6918">
        <w:rPr>
          <w:position w:val="-30"/>
        </w:rPr>
        <w:object w:dxaOrig="4740" w:dyaOrig="732" w14:anchorId="2A9477A6">
          <v:shape id="_x0000_i1031" type="#_x0000_t75" style="width:237pt;height:36.6pt" o:ole="" fillcolor="window">
            <v:imagedata r:id="rId22" o:title=""/>
          </v:shape>
          <o:OLEObject Type="Embed" ProgID="Equation.3" ShapeID="_x0000_i1031" DrawAspect="Content" ObjectID="_1676807996" r:id="rId23"/>
        </w:object>
      </w:r>
    </w:p>
    <w:p w14:paraId="15A3ECF9" w14:textId="77777777" w:rsidR="00D666C0" w:rsidRDefault="00D666C0" w:rsidP="008A1B53">
      <w:pPr>
        <w:tabs>
          <w:tab w:val="left" w:pos="0"/>
          <w:tab w:val="left" w:pos="142"/>
        </w:tabs>
        <w:ind w:right="84" w:firstLine="0"/>
      </w:pPr>
      <w:r>
        <w:t xml:space="preserve">            Если коэффициенты </w:t>
      </w:r>
      <w:proofErr w:type="spellStart"/>
      <w:r>
        <w:t>c</w:t>
      </w:r>
      <w:r>
        <w:rPr>
          <w:vertAlign w:val="subscript"/>
        </w:rPr>
        <w:t>ij</w:t>
      </w:r>
      <w:proofErr w:type="spellEnd"/>
      <w:r>
        <w:t xml:space="preserve"> интерпретировать как затраты </w:t>
      </w:r>
      <w:proofErr w:type="spellStart"/>
      <w:r>
        <w:rPr>
          <w:lang w:val="en-US"/>
        </w:rPr>
        <w:t>i</w:t>
      </w:r>
      <w:proofErr w:type="spellEnd"/>
      <w:r>
        <w:t xml:space="preserve">-го исполнителя по работе </w:t>
      </w:r>
      <w:r>
        <w:rPr>
          <w:lang w:val="en-US"/>
        </w:rPr>
        <w:t>j</w:t>
      </w:r>
      <w:r>
        <w:t>, то в этом случае требуется назначить исполнителей на работы так, чтобы их суммарная затрата была минимальна. За это как раз и отвечает критерий (1).</w:t>
      </w:r>
    </w:p>
    <w:p w14:paraId="4CC6C062" w14:textId="77777777" w:rsidR="00D666C0" w:rsidRDefault="00D666C0" w:rsidP="008A1B53">
      <w:pPr>
        <w:pStyle w:val="af2"/>
        <w:spacing w:line="240" w:lineRule="auto"/>
        <w:rPr>
          <w:sz w:val="24"/>
        </w:rPr>
      </w:pPr>
      <w:r>
        <w:rPr>
          <w:sz w:val="24"/>
        </w:rPr>
        <w:t>Условие (2) гарантирует, что каждая работа будет закреплена за каким-то исполнителем. Условие (3) гарантирует, что каждый исполнитель будет назначен на какую-то работу.</w:t>
      </w:r>
    </w:p>
    <w:p w14:paraId="7FCF44B7" w14:textId="77777777" w:rsidR="00D666C0" w:rsidRDefault="00D666C0" w:rsidP="008A1B53">
      <w:pPr>
        <w:pStyle w:val="af2"/>
        <w:spacing w:line="240" w:lineRule="auto"/>
        <w:rPr>
          <w:sz w:val="24"/>
        </w:rPr>
      </w:pPr>
      <w:r>
        <w:rPr>
          <w:sz w:val="24"/>
        </w:rPr>
        <w:t xml:space="preserve">В дальнейшем будем называть эту задачу </w:t>
      </w:r>
      <w:proofErr w:type="spellStart"/>
      <w:r>
        <w:rPr>
          <w:sz w:val="24"/>
          <w:lang w:val="en-US"/>
        </w:rPr>
        <w:t>N</w:t>
      </w:r>
      <w:r>
        <w:rPr>
          <w:sz w:val="24"/>
          <w:vertAlign w:val="subscript"/>
          <w:lang w:val="en-US"/>
        </w:rPr>
        <w:t>n</w:t>
      </w:r>
      <w:proofErr w:type="spellEnd"/>
      <w:r>
        <w:rPr>
          <w:sz w:val="24"/>
        </w:rPr>
        <w:t>. Здесь С</w:t>
      </w:r>
      <w:r>
        <w:rPr>
          <w:spacing w:val="30"/>
          <w:sz w:val="24"/>
        </w:rPr>
        <w:t>=</w:t>
      </w:r>
      <w:r>
        <w:rPr>
          <w:spacing w:val="30"/>
          <w:sz w:val="24"/>
        </w:rPr>
        <w:sym w:font="Symbol" w:char="F0F7"/>
      </w:r>
      <w:r>
        <w:rPr>
          <w:spacing w:val="30"/>
          <w:sz w:val="24"/>
        </w:rPr>
        <w:sym w:font="Symbol" w:char="F0E7"/>
      </w:r>
      <w:proofErr w:type="spellStart"/>
      <w:r>
        <w:rPr>
          <w:spacing w:val="30"/>
          <w:sz w:val="24"/>
        </w:rPr>
        <w:t>с</w:t>
      </w:r>
      <w:r>
        <w:rPr>
          <w:spacing w:val="30"/>
          <w:sz w:val="24"/>
          <w:vertAlign w:val="subscript"/>
        </w:rPr>
        <w:t>ij</w:t>
      </w:r>
      <w:proofErr w:type="spellEnd"/>
      <w:r>
        <w:rPr>
          <w:spacing w:val="30"/>
          <w:sz w:val="24"/>
        </w:rPr>
        <w:sym w:font="Symbol" w:char="F0F7"/>
      </w:r>
      <w:r>
        <w:rPr>
          <w:spacing w:val="30"/>
          <w:sz w:val="24"/>
        </w:rPr>
        <w:sym w:font="Symbol" w:char="F0E7"/>
      </w:r>
      <w:r>
        <w:rPr>
          <w:spacing w:val="30"/>
          <w:sz w:val="24"/>
          <w:vertAlign w:val="subscript"/>
          <w:lang w:val="en-US"/>
        </w:rPr>
        <w:t>n</w:t>
      </w:r>
      <w:r>
        <w:rPr>
          <w:spacing w:val="30"/>
          <w:sz w:val="24"/>
          <w:vertAlign w:val="subscript"/>
        </w:rPr>
        <w:sym w:font="Symbol" w:char="F0B4"/>
      </w:r>
      <w:r>
        <w:rPr>
          <w:spacing w:val="30"/>
          <w:sz w:val="24"/>
          <w:vertAlign w:val="subscript"/>
        </w:rPr>
        <w:t xml:space="preserve">n </w:t>
      </w:r>
      <w:r>
        <w:rPr>
          <w:spacing w:val="30"/>
          <w:sz w:val="24"/>
        </w:rPr>
        <w:t xml:space="preserve">- </w:t>
      </w:r>
      <w:r>
        <w:rPr>
          <w:sz w:val="24"/>
        </w:rPr>
        <w:t xml:space="preserve">матрица стоимостей или производительностей. Из условий (2)-(4) следует, что решением задачи </w:t>
      </w:r>
      <w:proofErr w:type="spellStart"/>
      <w:r>
        <w:rPr>
          <w:sz w:val="24"/>
          <w:lang w:val="en-US"/>
        </w:rPr>
        <w:t>N</w:t>
      </w:r>
      <w:r>
        <w:rPr>
          <w:sz w:val="24"/>
          <w:vertAlign w:val="subscript"/>
          <w:lang w:val="en-US"/>
        </w:rPr>
        <w:t>n</w:t>
      </w:r>
      <w:proofErr w:type="spellEnd"/>
      <w:r>
        <w:rPr>
          <w:sz w:val="24"/>
        </w:rPr>
        <w:t xml:space="preserve"> является </w:t>
      </w:r>
      <w:proofErr w:type="spellStart"/>
      <w:r>
        <w:rPr>
          <w:sz w:val="24"/>
        </w:rPr>
        <w:t>бистохастическая</w:t>
      </w:r>
      <w:proofErr w:type="spellEnd"/>
      <w:r>
        <w:rPr>
          <w:sz w:val="24"/>
        </w:rPr>
        <w:t xml:space="preserve"> булева квадратная матрица.</w:t>
      </w:r>
    </w:p>
    <w:p w14:paraId="4D8C2DDF" w14:textId="77777777" w:rsidR="00D666C0" w:rsidRDefault="00D666C0" w:rsidP="008A1B53">
      <w:pPr>
        <w:pStyle w:val="af2"/>
        <w:spacing w:line="240" w:lineRule="auto"/>
        <w:rPr>
          <w:sz w:val="24"/>
        </w:rPr>
      </w:pPr>
      <w:r>
        <w:rPr>
          <w:sz w:val="24"/>
        </w:rPr>
        <w:t>Итак, в математической постановке задача о назначениях заключается в минимизации функции (1), при ограничениях (2-4).</w:t>
      </w:r>
    </w:p>
    <w:p w14:paraId="15C89490" w14:textId="77777777" w:rsidR="00D666C0" w:rsidRDefault="00D666C0" w:rsidP="008A1B53">
      <w:pPr>
        <w:pStyle w:val="af2"/>
        <w:spacing w:line="240" w:lineRule="auto"/>
        <w:rPr>
          <w:sz w:val="24"/>
        </w:rPr>
      </w:pPr>
      <w:r>
        <w:rPr>
          <w:sz w:val="24"/>
        </w:rPr>
        <w:t>В данной постановке задача о назначениях не является задачей линейного программирования. Этому препятствуют условия (4). Однако можно показать, что в данном случае условия (4) можно заменить условиями</w:t>
      </w:r>
    </w:p>
    <w:p w14:paraId="4AF815E7" w14:textId="77777777" w:rsidR="00D666C0" w:rsidRDefault="00D666C0" w:rsidP="008A1B53">
      <w:pPr>
        <w:pStyle w:val="af2"/>
        <w:spacing w:line="240" w:lineRule="auto"/>
        <w:rPr>
          <w:sz w:val="24"/>
        </w:rPr>
      </w:pPr>
      <w:proofErr w:type="spellStart"/>
      <w:proofErr w:type="gramStart"/>
      <w:r>
        <w:rPr>
          <w:i/>
          <w:iCs/>
          <w:sz w:val="24"/>
        </w:rPr>
        <w:t>x</w:t>
      </w:r>
      <w:r>
        <w:rPr>
          <w:sz w:val="24"/>
          <w:vertAlign w:val="subscript"/>
        </w:rPr>
        <w:t>ij</w:t>
      </w:r>
      <w:proofErr w:type="spellEnd"/>
      <w:r>
        <w:rPr>
          <w:sz w:val="24"/>
          <w:vertAlign w:val="subscript"/>
        </w:rPr>
        <w:t xml:space="preserve">  </w:t>
      </w:r>
      <w:r>
        <w:rPr>
          <w:sz w:val="24"/>
        </w:rPr>
        <w:t>≥</w:t>
      </w:r>
      <w:proofErr w:type="gramEnd"/>
      <w:r>
        <w:rPr>
          <w:sz w:val="24"/>
        </w:rPr>
        <w:t xml:space="preserve"> 0  (</w:t>
      </w:r>
      <w:r>
        <w:rPr>
          <w:i/>
          <w:iCs/>
          <w:sz w:val="24"/>
        </w:rPr>
        <w:t xml:space="preserve"> </w:t>
      </w:r>
      <w:proofErr w:type="spellStart"/>
      <w:r>
        <w:rPr>
          <w:i/>
          <w:iCs/>
          <w:sz w:val="24"/>
          <w:lang w:val="en-US"/>
        </w:rPr>
        <w:t>i</w:t>
      </w:r>
      <w:proofErr w:type="spellEnd"/>
      <w:r w:rsidRPr="00D666C0">
        <w:rPr>
          <w:i/>
          <w:iCs/>
          <w:sz w:val="24"/>
        </w:rPr>
        <w:t xml:space="preserve"> </w:t>
      </w:r>
      <w:r>
        <w:rPr>
          <w:sz w:val="24"/>
        </w:rPr>
        <w:t xml:space="preserve">= 1, …, </w:t>
      </w:r>
      <w:r>
        <w:rPr>
          <w:i/>
          <w:iCs/>
          <w:sz w:val="24"/>
          <w:lang w:val="en-US"/>
        </w:rPr>
        <w:t>n</w:t>
      </w:r>
      <w:r>
        <w:rPr>
          <w:i/>
          <w:iCs/>
          <w:sz w:val="24"/>
        </w:rPr>
        <w:t xml:space="preserve">; </w:t>
      </w:r>
      <w:r>
        <w:rPr>
          <w:i/>
          <w:iCs/>
          <w:sz w:val="24"/>
          <w:lang w:val="en-US"/>
        </w:rPr>
        <w:t>j</w:t>
      </w:r>
      <w:r>
        <w:rPr>
          <w:sz w:val="24"/>
        </w:rPr>
        <w:t xml:space="preserve"> = 1, … , </w:t>
      </w:r>
      <w:r>
        <w:rPr>
          <w:i/>
          <w:iCs/>
          <w:sz w:val="24"/>
          <w:lang w:val="en-US"/>
        </w:rPr>
        <w:t>n</w:t>
      </w:r>
      <w:r>
        <w:rPr>
          <w:sz w:val="24"/>
        </w:rPr>
        <w:t>),</w:t>
      </w:r>
    </w:p>
    <w:p w14:paraId="2A6D2499" w14:textId="77777777" w:rsidR="00D666C0" w:rsidRDefault="00D666C0" w:rsidP="008A1B53">
      <w:pPr>
        <w:pStyle w:val="af2"/>
        <w:spacing w:line="240" w:lineRule="auto"/>
        <w:ind w:firstLine="0"/>
        <w:rPr>
          <w:sz w:val="24"/>
        </w:rPr>
      </w:pPr>
      <w:r>
        <w:rPr>
          <w:sz w:val="24"/>
        </w:rPr>
        <w:t>сведя задачу о назначениях к частному случаю транспортной задачи.</w:t>
      </w:r>
    </w:p>
    <w:p w14:paraId="3821C7B7" w14:textId="77777777" w:rsidR="00E114A2" w:rsidRDefault="00E114A2" w:rsidP="008A1B53">
      <w:pPr>
        <w:pStyle w:val="af2"/>
        <w:spacing w:line="240" w:lineRule="auto"/>
        <w:ind w:firstLine="0"/>
        <w:rPr>
          <w:sz w:val="24"/>
        </w:rPr>
      </w:pPr>
    </w:p>
    <w:p w14:paraId="02F791EC" w14:textId="77777777" w:rsidR="008A1B53" w:rsidRDefault="008A1B53">
      <w:pPr>
        <w:spacing w:after="200" w:line="276" w:lineRule="auto"/>
        <w:ind w:firstLine="0"/>
        <w:jc w:val="left"/>
        <w:rPr>
          <w:b/>
          <w:bCs/>
          <w:kern w:val="36"/>
          <w:sz w:val="28"/>
          <w:szCs w:val="32"/>
          <w:lang w:eastAsia="en-US"/>
        </w:rPr>
      </w:pPr>
      <w:r>
        <w:br w:type="page"/>
      </w:r>
    </w:p>
    <w:p w14:paraId="6EA5C76C" w14:textId="77777777" w:rsidR="00FA681B" w:rsidRDefault="007A4803" w:rsidP="008A1B53">
      <w:pPr>
        <w:pStyle w:val="1"/>
      </w:pPr>
      <w:bookmarkStart w:id="6" w:name="_Toc66172359"/>
      <w:r>
        <w:lastRenderedPageBreak/>
        <w:t>Венгерский алгоритм для решения задачи о назначениях</w:t>
      </w:r>
      <w:bookmarkEnd w:id="6"/>
    </w:p>
    <w:p w14:paraId="68E07F62" w14:textId="77777777" w:rsidR="007A4803" w:rsidRPr="00C62377" w:rsidRDefault="007A4803" w:rsidP="008A1B53">
      <w:pPr>
        <w:pStyle w:val="2"/>
        <w:rPr>
          <w:szCs w:val="28"/>
        </w:rPr>
      </w:pPr>
      <w:bookmarkStart w:id="7" w:name="_Toc66172360"/>
      <w:r w:rsidRPr="00C62377">
        <w:t>Алгоритм решения простейшей задачи о назначениях</w:t>
      </w:r>
      <w:bookmarkEnd w:id="7"/>
    </w:p>
    <w:p w14:paraId="0783BAD5" w14:textId="77777777" w:rsidR="007A4803" w:rsidRPr="00C62377" w:rsidRDefault="007A4803" w:rsidP="008A1B53">
      <w:pPr>
        <w:pStyle w:val="afa"/>
      </w:pPr>
      <w:r w:rsidRPr="00C62377">
        <w:rPr>
          <w:u w:val="single"/>
        </w:rPr>
        <w:t>Входные данные</w:t>
      </w:r>
      <w:r w:rsidRPr="00C62377">
        <w:t>: квадратная матрица любого размера из 0 и 1, размер матрицы.</w:t>
      </w:r>
    </w:p>
    <w:p w14:paraId="63A323E4" w14:textId="77777777" w:rsidR="007A4803" w:rsidRPr="00C62377" w:rsidRDefault="007A4803" w:rsidP="008A1B53">
      <w:pPr>
        <w:pStyle w:val="afa"/>
      </w:pPr>
    </w:p>
    <w:p w14:paraId="04A4C99C" w14:textId="77777777" w:rsidR="007A4803" w:rsidRPr="00C62377" w:rsidRDefault="007A4803" w:rsidP="008A1B53">
      <w:pPr>
        <w:pStyle w:val="afa"/>
        <w:numPr>
          <w:ilvl w:val="0"/>
          <w:numId w:val="22"/>
        </w:numPr>
      </w:pPr>
      <w:r w:rsidRPr="00C62377">
        <w:t>Назначение</w:t>
      </w:r>
    </w:p>
    <w:p w14:paraId="40D708BD" w14:textId="77777777" w:rsidR="007A4803" w:rsidRPr="00C62377" w:rsidRDefault="007A4803" w:rsidP="008A1B53">
      <w:pPr>
        <w:pStyle w:val="afa"/>
        <w:ind w:left="720"/>
      </w:pPr>
      <w:r w:rsidRPr="00C62377">
        <w:t>Идём по строчкам и по столбцам циклом. Как только натыкаемся на первую единицу в строчке, назначаем данного работника на эту</w:t>
      </w:r>
      <w:r w:rsidR="008A1B53">
        <w:t xml:space="preserve"> </w:t>
      </w:r>
      <w:r w:rsidRPr="00C62377">
        <w:t>(первую попавшуюся) работу. Если данная работа уже занята, то ищем назначение дальше по строчке.</w:t>
      </w:r>
    </w:p>
    <w:p w14:paraId="147714CD" w14:textId="77777777" w:rsidR="007A4803" w:rsidRPr="00C62377" w:rsidRDefault="007A4803" w:rsidP="008A1B53">
      <w:pPr>
        <w:pStyle w:val="afa"/>
        <w:ind w:left="720"/>
      </w:pPr>
    </w:p>
    <w:p w14:paraId="3765C3A8" w14:textId="77777777" w:rsidR="007A4803" w:rsidRPr="00C62377" w:rsidRDefault="007A4803" w:rsidP="008A1B53">
      <w:pPr>
        <w:pStyle w:val="afa"/>
        <w:ind w:left="720"/>
      </w:pPr>
      <w:r w:rsidRPr="00C62377">
        <w:t>Тут возможны два случая:</w:t>
      </w:r>
    </w:p>
    <w:p w14:paraId="560FCCEF" w14:textId="77777777" w:rsidR="007A4803" w:rsidRPr="00C62377" w:rsidRDefault="007A4803" w:rsidP="008A1B53">
      <w:pPr>
        <w:pStyle w:val="afa"/>
        <w:ind w:left="720"/>
      </w:pPr>
      <w:r w:rsidRPr="00C62377">
        <w:t>- Если нам удалось назначить каждого работника на свою, неповторяющуюся работу, то решение найдено, алгоритм завершён. Переход на шаг 3.</w:t>
      </w:r>
    </w:p>
    <w:p w14:paraId="3735E2E9" w14:textId="77777777" w:rsidR="007A4803" w:rsidRPr="00C62377" w:rsidRDefault="007A4803" w:rsidP="008A1B53">
      <w:pPr>
        <w:pStyle w:val="afa"/>
        <w:ind w:left="720"/>
      </w:pPr>
      <w:r w:rsidRPr="00C62377">
        <w:t>- Если нам не удалось назначить каждого работника на свою, неповторяющуюся работу, то записываем работников, не нашедших работу, в стек. Переход на шаг 2.</w:t>
      </w:r>
    </w:p>
    <w:p w14:paraId="294EE8AD" w14:textId="77777777" w:rsidR="007A4803" w:rsidRPr="00C62377" w:rsidRDefault="007A4803" w:rsidP="008A1B53">
      <w:pPr>
        <w:pStyle w:val="afa"/>
        <w:ind w:left="720"/>
      </w:pPr>
    </w:p>
    <w:p w14:paraId="5340FB21" w14:textId="77777777" w:rsidR="007A4803" w:rsidRPr="00C62377" w:rsidRDefault="007A4803" w:rsidP="008A1B53">
      <w:pPr>
        <w:pStyle w:val="afa"/>
        <w:numPr>
          <w:ilvl w:val="0"/>
          <w:numId w:val="22"/>
        </w:numPr>
      </w:pPr>
      <w:r w:rsidRPr="00C62377">
        <w:t>Цепочки переназначений</w:t>
      </w:r>
    </w:p>
    <w:p w14:paraId="7EEF095C" w14:textId="77777777" w:rsidR="007A4803" w:rsidRPr="00C62377" w:rsidRDefault="007A4803" w:rsidP="008A1B53">
      <w:pPr>
        <w:pStyle w:val="afa"/>
        <w:ind w:left="720"/>
      </w:pPr>
      <w:r w:rsidRPr="00C62377">
        <w:t>Теперь пытаемся назначить тех работников, которым работа не досталась, они лежат у нас в стеке. Для этого строим, так называемые, «цепочки переназначений» по следующей схеме:</w:t>
      </w:r>
    </w:p>
    <w:p w14:paraId="33470F99" w14:textId="77777777" w:rsidR="007A4803" w:rsidRPr="00C62377" w:rsidRDefault="008A1B53" w:rsidP="008A1B53">
      <w:pPr>
        <w:pStyle w:val="afa"/>
        <w:ind w:left="720"/>
      </w:pPr>
      <w:r>
        <w:t xml:space="preserve">- </w:t>
      </w:r>
      <w:r w:rsidR="007A4803" w:rsidRPr="00C62377">
        <w:t xml:space="preserve">Ищем в строке не назначенного работника работу, которую он может </w:t>
      </w:r>
      <w:proofErr w:type="gramStart"/>
      <w:r w:rsidR="007A4803" w:rsidRPr="00C62377">
        <w:t>делать(</w:t>
      </w:r>
      <w:proofErr w:type="gramEnd"/>
      <w:r w:rsidR="007A4803" w:rsidRPr="00C62377">
        <w:t xml:space="preserve">она обозначена в строке единицей) и назначаем данного работника на неё. </w:t>
      </w:r>
    </w:p>
    <w:p w14:paraId="482E401E" w14:textId="77777777" w:rsidR="007A4803" w:rsidRPr="00C62377" w:rsidRDefault="007A4803" w:rsidP="008A1B53">
      <w:pPr>
        <w:pStyle w:val="afa"/>
        <w:ind w:left="720"/>
      </w:pPr>
      <w:r w:rsidRPr="00C62377">
        <w:t>- Теперь работу ищет другой работник, ведь из-за нашего переназначения он остался без работы. Записываем его в стек и теперь пытаемся назначить уже ему работу.</w:t>
      </w:r>
    </w:p>
    <w:p w14:paraId="315E8914" w14:textId="77777777" w:rsidR="007A4803" w:rsidRPr="00C62377" w:rsidRDefault="007A4803" w:rsidP="008A1B53">
      <w:pPr>
        <w:pStyle w:val="afa"/>
        <w:ind w:left="720"/>
      </w:pPr>
      <w:r w:rsidRPr="00C62377">
        <w:t>Тут возможны несколько случаев:</w:t>
      </w:r>
    </w:p>
    <w:p w14:paraId="12BD975D" w14:textId="77777777" w:rsidR="007A4803" w:rsidRPr="00C62377" w:rsidRDefault="007A4803" w:rsidP="008A1B53">
      <w:pPr>
        <w:pStyle w:val="afa"/>
        <w:numPr>
          <w:ilvl w:val="0"/>
          <w:numId w:val="23"/>
        </w:numPr>
      </w:pPr>
      <w:r w:rsidRPr="00C62377">
        <w:t>Мы смогли назначить его на такую работу, которая не занята. Переход на шаг 3.</w:t>
      </w:r>
    </w:p>
    <w:p w14:paraId="0E648F20" w14:textId="77777777" w:rsidR="007A4803" w:rsidRPr="00C62377" w:rsidRDefault="007A4803" w:rsidP="008A1B53">
      <w:pPr>
        <w:pStyle w:val="afa"/>
        <w:numPr>
          <w:ilvl w:val="0"/>
          <w:numId w:val="23"/>
        </w:numPr>
      </w:pPr>
      <w:r w:rsidRPr="00C62377">
        <w:t>Данный работник больше ничего не может. Удаляем его из стека, переходим на шаг назад, запоминая, чтобы его больше не выбрать.</w:t>
      </w:r>
    </w:p>
    <w:p w14:paraId="42D364EA" w14:textId="77777777" w:rsidR="007A4803" w:rsidRPr="00C62377" w:rsidRDefault="007A4803" w:rsidP="008A1B53">
      <w:pPr>
        <w:pStyle w:val="afa"/>
        <w:numPr>
          <w:ilvl w:val="0"/>
          <w:numId w:val="23"/>
        </w:numPr>
      </w:pPr>
      <w:r w:rsidRPr="00C62377">
        <w:t>Мы смогли назначить данного работника на работу, которая уже занята. Тогда повторяем действия шага 2 уже для нового работника, который потерял свою работу.</w:t>
      </w:r>
    </w:p>
    <w:p w14:paraId="42D337E1" w14:textId="77777777" w:rsidR="007A4803" w:rsidRPr="00C62377" w:rsidRDefault="007A4803" w:rsidP="008A1B53">
      <w:pPr>
        <w:pStyle w:val="afa"/>
        <w:ind w:left="1080"/>
      </w:pPr>
      <w:r w:rsidRPr="00C62377">
        <w:t>По итогу работы цепочек, мы либо найдём назначение пар в нашей матрице, либо наш стек опустеет, так и не найдя решения.</w:t>
      </w:r>
    </w:p>
    <w:p w14:paraId="3C138888" w14:textId="77777777" w:rsidR="007A4803" w:rsidRPr="00C62377" w:rsidRDefault="007A4803" w:rsidP="008A1B53">
      <w:pPr>
        <w:pStyle w:val="afa"/>
        <w:ind w:left="1080"/>
      </w:pPr>
    </w:p>
    <w:p w14:paraId="5469A26C" w14:textId="77777777" w:rsidR="007A4803" w:rsidRPr="00C62377" w:rsidRDefault="007A4803" w:rsidP="008A1B53">
      <w:pPr>
        <w:pStyle w:val="afa"/>
        <w:numPr>
          <w:ilvl w:val="0"/>
          <w:numId w:val="22"/>
        </w:numPr>
      </w:pPr>
      <w:r w:rsidRPr="00C62377">
        <w:t>Выход из алгоритма</w:t>
      </w:r>
    </w:p>
    <w:p w14:paraId="7388DAFA" w14:textId="77777777" w:rsidR="007A4803" w:rsidRPr="00C62377" w:rsidRDefault="007A4803" w:rsidP="008A1B53">
      <w:pPr>
        <w:pStyle w:val="afa"/>
        <w:ind w:left="720"/>
      </w:pPr>
      <w:r w:rsidRPr="00C62377">
        <w:t xml:space="preserve">- Если решение найдено, то мы отображаем его на экране.     </w:t>
      </w:r>
    </w:p>
    <w:p w14:paraId="6445AF8A" w14:textId="77777777" w:rsidR="007A4803" w:rsidRPr="00C62377" w:rsidRDefault="007A4803" w:rsidP="008A1B53">
      <w:pPr>
        <w:pStyle w:val="afa"/>
        <w:ind w:left="720"/>
      </w:pPr>
      <w:r w:rsidRPr="00C62377">
        <w:t>- Если решение не найдено, то выводим соответствующее сообщение.</w:t>
      </w:r>
    </w:p>
    <w:p w14:paraId="606C31C0" w14:textId="77777777" w:rsidR="007A4803" w:rsidRDefault="007A4803" w:rsidP="008A1B53">
      <w:pPr>
        <w:pStyle w:val="2"/>
        <w:rPr>
          <w:sz w:val="28"/>
          <w:szCs w:val="28"/>
        </w:rPr>
      </w:pPr>
      <w:bookmarkStart w:id="8" w:name="_Toc66172361"/>
      <w:r>
        <w:t>Венгерский алгоритм</w:t>
      </w:r>
      <w:bookmarkEnd w:id="8"/>
    </w:p>
    <w:p w14:paraId="31BD6CD1" w14:textId="77777777" w:rsidR="007A4803" w:rsidRPr="00C62377" w:rsidRDefault="007A4803" w:rsidP="008A1B53">
      <w:pPr>
        <w:rPr>
          <w:color w:val="000000"/>
        </w:rPr>
      </w:pPr>
      <w:r w:rsidRPr="00C62377">
        <w:t xml:space="preserve">Мы не зря разобрали алгоритм решения простейшей задачи о назначениях. Теперь рассмотрим алгоритм решения </w:t>
      </w:r>
      <w:r w:rsidRPr="00C62377">
        <w:rPr>
          <w:color w:val="000000"/>
        </w:rPr>
        <w:t>задачи о назначениях на максимум в каноническом виде с помощью алгоритма Куна (венгерского алгоритма).</w:t>
      </w:r>
    </w:p>
    <w:p w14:paraId="4B044E24" w14:textId="77777777" w:rsidR="007A4803" w:rsidRPr="00C62377" w:rsidRDefault="007A4803" w:rsidP="008A1B53">
      <w:pPr>
        <w:rPr>
          <w:color w:val="000000"/>
        </w:rPr>
      </w:pPr>
      <w:r w:rsidRPr="00C62377">
        <w:rPr>
          <w:color w:val="000000"/>
          <w:u w:val="single"/>
        </w:rPr>
        <w:t>Входные данные</w:t>
      </w:r>
      <w:r w:rsidRPr="00C62377">
        <w:rPr>
          <w:color w:val="000000"/>
        </w:rPr>
        <w:t>: квадратная матрица</w:t>
      </w:r>
      <w:r w:rsidR="008A1B53">
        <w:rPr>
          <w:color w:val="000000"/>
        </w:rPr>
        <w:t xml:space="preserve"> и</w:t>
      </w:r>
      <w:r w:rsidRPr="00C62377">
        <w:rPr>
          <w:color w:val="000000"/>
        </w:rPr>
        <w:t xml:space="preserve"> её размер.</w:t>
      </w:r>
    </w:p>
    <w:p w14:paraId="7F36881A" w14:textId="77777777" w:rsidR="007A4803" w:rsidRPr="00C62377" w:rsidRDefault="007A4803" w:rsidP="008A1B53">
      <w:pPr>
        <w:rPr>
          <w:color w:val="000000"/>
        </w:rPr>
      </w:pPr>
    </w:p>
    <w:p w14:paraId="6A104328" w14:textId="77777777" w:rsidR="007A4803" w:rsidRPr="00C62377" w:rsidRDefault="007A4803" w:rsidP="008A1B53">
      <w:pPr>
        <w:pStyle w:val="a0"/>
        <w:numPr>
          <w:ilvl w:val="0"/>
          <w:numId w:val="24"/>
        </w:numPr>
        <w:rPr>
          <w:color w:val="000000"/>
        </w:rPr>
      </w:pPr>
      <w:r w:rsidRPr="00C62377">
        <w:rPr>
          <w:color w:val="000000"/>
        </w:rPr>
        <w:t>Поиск максимума в каждой строке</w:t>
      </w:r>
    </w:p>
    <w:p w14:paraId="0CED3D29" w14:textId="77777777" w:rsidR="007A4803" w:rsidRPr="00C62377" w:rsidRDefault="007A4803" w:rsidP="008A1B53">
      <w:pPr>
        <w:pStyle w:val="a0"/>
        <w:ind w:left="1080"/>
        <w:rPr>
          <w:color w:val="000000"/>
        </w:rPr>
      </w:pPr>
      <w:r w:rsidRPr="00C62377">
        <w:rPr>
          <w:color w:val="000000"/>
        </w:rPr>
        <w:t xml:space="preserve">Нам понадобятся вспомогательные одномерные массивы </w:t>
      </w:r>
      <w:r w:rsidRPr="00C62377">
        <w:rPr>
          <w:color w:val="000000"/>
          <w:lang w:val="en-US"/>
        </w:rPr>
        <w:t>U</w:t>
      </w:r>
      <w:r w:rsidRPr="00C62377">
        <w:rPr>
          <w:color w:val="000000"/>
        </w:rPr>
        <w:t xml:space="preserve"> и </w:t>
      </w:r>
      <w:r w:rsidRPr="00C62377">
        <w:rPr>
          <w:color w:val="000000"/>
          <w:lang w:val="en-US"/>
        </w:rPr>
        <w:t>V</w:t>
      </w:r>
      <w:r w:rsidRPr="00C62377">
        <w:rPr>
          <w:color w:val="000000"/>
        </w:rPr>
        <w:t>, с помощью которых в дальнейшем будем формировать простейшую матрицу. Для начала нам нужно их заполнить:</w:t>
      </w:r>
    </w:p>
    <w:p w14:paraId="04500964" w14:textId="77777777" w:rsidR="007A4803" w:rsidRPr="00C62377" w:rsidRDefault="007A4803" w:rsidP="008A1B53">
      <w:pPr>
        <w:pStyle w:val="a0"/>
        <w:ind w:left="1080"/>
        <w:rPr>
          <w:color w:val="000000"/>
        </w:rPr>
      </w:pPr>
      <w:r w:rsidRPr="00C62377">
        <w:rPr>
          <w:color w:val="000000"/>
        </w:rPr>
        <w:t xml:space="preserve">- значения </w:t>
      </w:r>
      <w:r w:rsidRPr="00C62377">
        <w:rPr>
          <w:color w:val="000000"/>
          <w:lang w:val="en-US"/>
        </w:rPr>
        <w:t>U</w:t>
      </w:r>
      <w:r w:rsidRPr="00C62377">
        <w:rPr>
          <w:color w:val="000000"/>
        </w:rPr>
        <w:t xml:space="preserve"> в начале равны 0, этот массив будет отвечать за работы.</w:t>
      </w:r>
    </w:p>
    <w:p w14:paraId="0D84FD59" w14:textId="77777777" w:rsidR="007A4803" w:rsidRPr="00C62377" w:rsidRDefault="007A4803" w:rsidP="008A1B53">
      <w:pPr>
        <w:pStyle w:val="a0"/>
        <w:ind w:left="1080"/>
        <w:rPr>
          <w:color w:val="000000"/>
        </w:rPr>
      </w:pPr>
      <w:r w:rsidRPr="00C62377">
        <w:rPr>
          <w:color w:val="000000"/>
        </w:rPr>
        <w:lastRenderedPageBreak/>
        <w:t xml:space="preserve">- в значения </w:t>
      </w:r>
      <w:r w:rsidRPr="00C62377">
        <w:rPr>
          <w:color w:val="000000"/>
          <w:lang w:val="en-US"/>
        </w:rPr>
        <w:t>V</w:t>
      </w:r>
      <w:r w:rsidRPr="00C62377">
        <w:rPr>
          <w:color w:val="000000"/>
        </w:rPr>
        <w:t xml:space="preserve"> записываем максимум по каждой строчке, этот массив будет отвечать за работников.</w:t>
      </w:r>
    </w:p>
    <w:p w14:paraId="41F805C4" w14:textId="77777777" w:rsidR="007A4803" w:rsidRPr="00C62377" w:rsidRDefault="007A4803" w:rsidP="008A1B53">
      <w:pPr>
        <w:rPr>
          <w:color w:val="000000"/>
        </w:rPr>
      </w:pPr>
    </w:p>
    <w:p w14:paraId="63020026" w14:textId="77777777" w:rsidR="007A4803" w:rsidRPr="00C62377" w:rsidRDefault="007A4803" w:rsidP="008A1B53">
      <w:pPr>
        <w:pStyle w:val="a0"/>
        <w:numPr>
          <w:ilvl w:val="0"/>
          <w:numId w:val="24"/>
        </w:numPr>
        <w:rPr>
          <w:color w:val="000000"/>
          <w:lang w:val="en-US"/>
        </w:rPr>
      </w:pPr>
      <w:r w:rsidRPr="00C62377">
        <w:rPr>
          <w:color w:val="000000"/>
        </w:rPr>
        <w:t>Формирование простейшей матрицы</w:t>
      </w:r>
    </w:p>
    <w:p w14:paraId="5ECCAABD" w14:textId="77777777" w:rsidR="007A4803" w:rsidRPr="00C62377" w:rsidRDefault="007A4803" w:rsidP="008A1B53">
      <w:pPr>
        <w:pStyle w:val="a0"/>
        <w:rPr>
          <w:color w:val="000000"/>
        </w:rPr>
      </w:pPr>
      <w:r w:rsidRPr="00C62377">
        <w:rPr>
          <w:color w:val="000000"/>
        </w:rPr>
        <w:t xml:space="preserve">Когда найдены значения </w:t>
      </w:r>
      <w:r w:rsidRPr="00C62377">
        <w:rPr>
          <w:color w:val="000000"/>
          <w:lang w:val="en-US"/>
        </w:rPr>
        <w:t>U</w:t>
      </w:r>
      <w:r w:rsidRPr="00C62377">
        <w:rPr>
          <w:color w:val="000000"/>
        </w:rPr>
        <w:t xml:space="preserve"> и </w:t>
      </w:r>
      <w:r w:rsidRPr="00C62377">
        <w:rPr>
          <w:color w:val="000000"/>
          <w:lang w:val="en-US"/>
        </w:rPr>
        <w:t>V</w:t>
      </w:r>
      <w:r w:rsidRPr="00C62377">
        <w:rPr>
          <w:color w:val="000000"/>
        </w:rPr>
        <w:t>, формируем простейшую матрицу. Размер этой матрицы будет соответствовать размеру входной матрицы. Для начала заполняем её нулями, а 1 ставим там, где:</w:t>
      </w:r>
    </w:p>
    <w:p w14:paraId="6CBEF4F1" w14:textId="77777777" w:rsidR="007A4803" w:rsidRPr="00C62377" w:rsidRDefault="007A4803" w:rsidP="008A1B53">
      <w:pPr>
        <w:pStyle w:val="24"/>
        <w:spacing w:after="0" w:line="240" w:lineRule="auto"/>
        <w:ind w:left="360"/>
      </w:pPr>
      <w:r w:rsidRPr="00C62377">
        <w:t xml:space="preserve">       </w:t>
      </w:r>
      <w:r w:rsidRPr="00C62377">
        <w:rPr>
          <w:position w:val="-14"/>
        </w:rPr>
        <w:object w:dxaOrig="2172" w:dyaOrig="420" w14:anchorId="1CBED3E1">
          <v:shape id="_x0000_i1032" type="#_x0000_t75" style="width:108.6pt;height:21pt" o:ole="" fillcolor="window">
            <v:imagedata r:id="rId24" o:title=""/>
          </v:shape>
          <o:OLEObject Type="Embed" ProgID="Equation.3" ShapeID="_x0000_i1032" DrawAspect="Content" ObjectID="_1676807997" r:id="rId25"/>
        </w:object>
      </w:r>
      <w:r w:rsidRPr="00C62377">
        <w:t xml:space="preserve">, </w:t>
      </w:r>
    </w:p>
    <w:p w14:paraId="74C7AB0C" w14:textId="77777777" w:rsidR="007A4803" w:rsidRPr="00C62377" w:rsidRDefault="007A4803" w:rsidP="008A1B53">
      <w:pPr>
        <w:pStyle w:val="24"/>
        <w:spacing w:after="0" w:line="240" w:lineRule="auto"/>
        <w:ind w:left="360"/>
      </w:pPr>
      <w:r w:rsidRPr="00C62377">
        <w:t xml:space="preserve">где </w:t>
      </w:r>
      <w:proofErr w:type="spellStart"/>
      <w:r w:rsidRPr="00C62377">
        <w:rPr>
          <w:lang w:val="en-US"/>
        </w:rPr>
        <w:t>ui</w:t>
      </w:r>
      <w:proofErr w:type="spellEnd"/>
      <w:r w:rsidRPr="00C62377">
        <w:t xml:space="preserve"> – значение одномерного массива </w:t>
      </w:r>
      <w:r w:rsidRPr="00C62377">
        <w:rPr>
          <w:lang w:val="en-US"/>
        </w:rPr>
        <w:t>U</w:t>
      </w:r>
      <w:r w:rsidRPr="00C62377">
        <w:t xml:space="preserve"> на конкретном </w:t>
      </w:r>
      <w:proofErr w:type="spellStart"/>
      <w:r w:rsidRPr="00C62377">
        <w:rPr>
          <w:lang w:val="en-US"/>
        </w:rPr>
        <w:t>i</w:t>
      </w:r>
      <w:proofErr w:type="spellEnd"/>
      <w:r w:rsidRPr="00C62377">
        <w:t>-ом столбце.</w:t>
      </w:r>
    </w:p>
    <w:p w14:paraId="2AF9E1F9" w14:textId="77777777" w:rsidR="007A4803" w:rsidRPr="00C62377" w:rsidRDefault="007A4803" w:rsidP="008A1B53">
      <w:pPr>
        <w:pStyle w:val="24"/>
        <w:spacing w:after="0" w:line="240" w:lineRule="auto"/>
        <w:ind w:left="360"/>
      </w:pPr>
      <w:proofErr w:type="spellStart"/>
      <w:r w:rsidRPr="00C62377">
        <w:rPr>
          <w:lang w:val="en-US"/>
        </w:rPr>
        <w:t>vj</w:t>
      </w:r>
      <w:proofErr w:type="spellEnd"/>
      <w:r w:rsidRPr="00C62377">
        <w:t xml:space="preserve"> – значение одномерного массива </w:t>
      </w:r>
      <w:r w:rsidRPr="00C62377">
        <w:rPr>
          <w:lang w:val="en-US"/>
        </w:rPr>
        <w:t>V</w:t>
      </w:r>
      <w:r w:rsidRPr="00C62377">
        <w:t xml:space="preserve"> на конкретной </w:t>
      </w:r>
      <w:r w:rsidRPr="00C62377">
        <w:rPr>
          <w:lang w:val="en-US"/>
        </w:rPr>
        <w:t>j</w:t>
      </w:r>
      <w:r w:rsidRPr="00C62377">
        <w:t>-ой строке.</w:t>
      </w:r>
    </w:p>
    <w:p w14:paraId="4F5ED59D" w14:textId="77777777" w:rsidR="007A4803" w:rsidRPr="00C62377" w:rsidRDefault="007A4803" w:rsidP="008A1B53">
      <w:pPr>
        <w:pStyle w:val="24"/>
        <w:spacing w:after="0" w:line="240" w:lineRule="auto"/>
        <w:ind w:left="360"/>
      </w:pPr>
      <w:proofErr w:type="spellStart"/>
      <w:r w:rsidRPr="00C62377">
        <w:rPr>
          <w:lang w:val="en-US"/>
        </w:rPr>
        <w:t>cij</w:t>
      </w:r>
      <w:proofErr w:type="spellEnd"/>
      <w:r w:rsidRPr="00C62377">
        <w:t xml:space="preserve"> – элемент матрицы на пересечении </w:t>
      </w:r>
      <w:r w:rsidRPr="00C62377">
        <w:rPr>
          <w:lang w:val="en-US"/>
        </w:rPr>
        <w:t>j</w:t>
      </w:r>
      <w:r w:rsidRPr="00C62377">
        <w:t xml:space="preserve">-ой строки и </w:t>
      </w:r>
      <w:proofErr w:type="spellStart"/>
      <w:r w:rsidRPr="00C62377">
        <w:rPr>
          <w:lang w:val="en-US"/>
        </w:rPr>
        <w:t>i</w:t>
      </w:r>
      <w:proofErr w:type="spellEnd"/>
      <w:r w:rsidRPr="00C62377">
        <w:t>-ого столбца.</w:t>
      </w:r>
    </w:p>
    <w:p w14:paraId="0435BECE" w14:textId="77777777" w:rsidR="007A4803" w:rsidRPr="00C62377" w:rsidRDefault="007A4803" w:rsidP="008A1B53">
      <w:pPr>
        <w:pStyle w:val="24"/>
        <w:spacing w:after="0" w:line="240" w:lineRule="auto"/>
        <w:ind w:left="360"/>
      </w:pPr>
    </w:p>
    <w:p w14:paraId="1CE5A55A" w14:textId="77777777" w:rsidR="007A4803" w:rsidRPr="00C62377" w:rsidRDefault="007A4803" w:rsidP="008A1B53">
      <w:pPr>
        <w:pStyle w:val="24"/>
        <w:numPr>
          <w:ilvl w:val="0"/>
          <w:numId w:val="24"/>
        </w:numPr>
        <w:spacing w:after="0" w:line="240" w:lineRule="auto"/>
      </w:pPr>
      <w:r w:rsidRPr="00C62377">
        <w:t>Решение простейшей матрицы</w:t>
      </w:r>
    </w:p>
    <w:p w14:paraId="3105303C" w14:textId="77777777" w:rsidR="007A4803" w:rsidRPr="00C62377" w:rsidRDefault="007A4803" w:rsidP="008A1B53">
      <w:pPr>
        <w:pStyle w:val="24"/>
        <w:spacing w:after="0" w:line="240" w:lineRule="auto"/>
        <w:ind w:left="720"/>
      </w:pPr>
      <w:r w:rsidRPr="00C62377">
        <w:t xml:space="preserve">Далее эта простейшая матрица назначается с помощью описанного выше алгоритма решения простейшей задачи о назначениях, причём </w:t>
      </w:r>
    </w:p>
    <w:p w14:paraId="2F182CAA" w14:textId="77777777" w:rsidR="007A4803" w:rsidRPr="00C62377" w:rsidRDefault="007A4803" w:rsidP="008A1B53">
      <w:pPr>
        <w:pStyle w:val="24"/>
        <w:spacing w:after="0" w:line="240" w:lineRule="auto"/>
        <w:ind w:left="720"/>
      </w:pPr>
      <w:r w:rsidRPr="00C62377">
        <w:t xml:space="preserve">- каждый раз, когда мы в стек добавляем работника, соответствующее значение </w:t>
      </w:r>
      <w:proofErr w:type="spellStart"/>
      <w:r w:rsidRPr="00C62377">
        <w:rPr>
          <w:lang w:val="en-US"/>
        </w:rPr>
        <w:t>vj</w:t>
      </w:r>
      <w:proofErr w:type="spellEnd"/>
      <w:r w:rsidRPr="00C62377">
        <w:t xml:space="preserve"> уменьшается на 1.</w:t>
      </w:r>
    </w:p>
    <w:p w14:paraId="4D763872" w14:textId="77777777" w:rsidR="007A4803" w:rsidRPr="00C62377" w:rsidRDefault="007A4803" w:rsidP="008A1B53">
      <w:pPr>
        <w:pStyle w:val="24"/>
        <w:spacing w:after="0" w:line="240" w:lineRule="auto"/>
        <w:ind w:left="720"/>
      </w:pPr>
      <w:r w:rsidRPr="00C62377">
        <w:t xml:space="preserve">- каждый раз, когда мы в «цепочке переназначений» выбираем некоторую работу, её значение </w:t>
      </w:r>
      <w:proofErr w:type="spellStart"/>
      <w:r w:rsidRPr="00C62377">
        <w:rPr>
          <w:lang w:val="en-US"/>
        </w:rPr>
        <w:t>ui</w:t>
      </w:r>
      <w:proofErr w:type="spellEnd"/>
      <w:r w:rsidRPr="00C62377">
        <w:t xml:space="preserve"> увеличивается на 1.</w:t>
      </w:r>
    </w:p>
    <w:p w14:paraId="4B603A37" w14:textId="77777777" w:rsidR="007A4803" w:rsidRPr="00C62377" w:rsidRDefault="007A4803" w:rsidP="008A1B53">
      <w:pPr>
        <w:pStyle w:val="24"/>
        <w:spacing w:after="0" w:line="240" w:lineRule="auto"/>
        <w:ind w:left="720"/>
      </w:pPr>
      <w:r w:rsidRPr="00C62377">
        <w:t>Если алгоритм решения простейшей задачи о назначениях нашёл пары работник-работа, то переход на шаг 5. Иначе переход на шаг 4.</w:t>
      </w:r>
    </w:p>
    <w:p w14:paraId="45A630CA" w14:textId="77777777" w:rsidR="007A4803" w:rsidRPr="00C62377" w:rsidRDefault="007A4803" w:rsidP="008A1B53">
      <w:pPr>
        <w:pStyle w:val="24"/>
        <w:spacing w:after="0" w:line="240" w:lineRule="auto"/>
        <w:ind w:left="720"/>
      </w:pPr>
    </w:p>
    <w:p w14:paraId="13AA82F0" w14:textId="77777777" w:rsidR="007A4803" w:rsidRPr="00C62377" w:rsidRDefault="007A4803" w:rsidP="008A1B53">
      <w:pPr>
        <w:pStyle w:val="24"/>
        <w:numPr>
          <w:ilvl w:val="0"/>
          <w:numId w:val="24"/>
        </w:numPr>
        <w:spacing w:after="0" w:line="240" w:lineRule="auto"/>
      </w:pPr>
      <w:r w:rsidRPr="00C62377">
        <w:t>Повтор шага 2 и 3, пока не будет найдено решение.</w:t>
      </w:r>
    </w:p>
    <w:p w14:paraId="0F6DE497" w14:textId="77777777" w:rsidR="007A4803" w:rsidRPr="00C62377" w:rsidRDefault="007A4803" w:rsidP="008A1B53">
      <w:pPr>
        <w:pStyle w:val="24"/>
        <w:numPr>
          <w:ilvl w:val="0"/>
          <w:numId w:val="24"/>
        </w:numPr>
        <w:spacing w:after="0" w:line="240" w:lineRule="auto"/>
      </w:pPr>
      <w:r w:rsidRPr="00C62377">
        <w:t xml:space="preserve">Подсчет  </w:t>
      </w:r>
      <w:r w:rsidRPr="00C62377">
        <w:rPr>
          <w:position w:val="-34"/>
        </w:rPr>
        <w:object w:dxaOrig="2064" w:dyaOrig="768" w14:anchorId="5FD31788">
          <v:shape id="_x0000_i1033" type="#_x0000_t75" style="width:103.2pt;height:38.4pt" o:ole="" fillcolor="window">
            <v:imagedata r:id="rId26" o:title=""/>
          </v:shape>
          <o:OLEObject Type="Embed" ProgID="Equation.3" ShapeID="_x0000_i1033" DrawAspect="Content" ObjectID="_1676807998" r:id="rId27"/>
        </w:object>
      </w:r>
    </w:p>
    <w:p w14:paraId="05E73F90" w14:textId="77777777" w:rsidR="007A4803" w:rsidRPr="00C62377" w:rsidRDefault="007A4803" w:rsidP="008A1B53">
      <w:pPr>
        <w:pStyle w:val="24"/>
        <w:spacing w:after="0" w:line="240" w:lineRule="auto"/>
        <w:ind w:left="720"/>
      </w:pPr>
      <w:r w:rsidRPr="00C62377">
        <w:t>Для подсчёта С</w:t>
      </w:r>
      <w:r w:rsidRPr="00C62377">
        <w:rPr>
          <w:lang w:val="en-US"/>
        </w:rPr>
        <w:t>max</w:t>
      </w:r>
      <w:r w:rsidRPr="00C62377">
        <w:t xml:space="preserve"> необходимо просуммировать те значения исходной матрицы, которые стоят на пересечении выбранного работника и выбранной работы в найденных парах.</w:t>
      </w:r>
    </w:p>
    <w:p w14:paraId="137E2E76" w14:textId="77777777" w:rsidR="007A4803" w:rsidRPr="00C62377" w:rsidRDefault="007A4803" w:rsidP="008A1B53">
      <w:pPr>
        <w:pStyle w:val="24"/>
        <w:numPr>
          <w:ilvl w:val="0"/>
          <w:numId w:val="24"/>
        </w:numPr>
        <w:spacing w:after="0" w:line="240" w:lineRule="auto"/>
      </w:pPr>
      <w:r w:rsidRPr="00C62377">
        <w:t>Выход из программы.</w:t>
      </w:r>
    </w:p>
    <w:p w14:paraId="6AC932B7" w14:textId="77777777" w:rsidR="007A4803" w:rsidRPr="00C62377" w:rsidRDefault="007A4803" w:rsidP="008A1B53">
      <w:pPr>
        <w:pStyle w:val="24"/>
        <w:spacing w:after="0" w:line="240" w:lineRule="auto"/>
        <w:ind w:left="720"/>
      </w:pPr>
      <w:r w:rsidRPr="00C62377">
        <w:t xml:space="preserve">Ответом будут являться найденные пары и значение </w:t>
      </w:r>
      <w:proofErr w:type="spellStart"/>
      <w:r w:rsidRPr="00C62377">
        <w:rPr>
          <w:lang w:val="en-US"/>
        </w:rPr>
        <w:t>Cmax</w:t>
      </w:r>
      <w:proofErr w:type="spellEnd"/>
    </w:p>
    <w:p w14:paraId="43AB8C1E" w14:textId="77777777" w:rsidR="008A1B53" w:rsidRDefault="008A1B53">
      <w:pPr>
        <w:spacing w:after="200" w:line="276" w:lineRule="auto"/>
        <w:ind w:firstLine="0"/>
        <w:jc w:val="left"/>
        <w:rPr>
          <w:rStyle w:val="afb"/>
          <w:smallCaps w:val="0"/>
          <w:color w:val="auto"/>
          <w:spacing w:val="0"/>
          <w:kern w:val="36"/>
          <w:sz w:val="28"/>
          <w:szCs w:val="32"/>
          <w:lang w:eastAsia="en-US"/>
        </w:rPr>
      </w:pPr>
      <w:r>
        <w:rPr>
          <w:rStyle w:val="afb"/>
          <w:b w:val="0"/>
          <w:bCs w:val="0"/>
          <w:smallCaps w:val="0"/>
          <w:color w:val="auto"/>
          <w:spacing w:val="0"/>
        </w:rPr>
        <w:br w:type="page"/>
      </w:r>
    </w:p>
    <w:p w14:paraId="272B3BA2" w14:textId="77777777" w:rsidR="00FA681B" w:rsidRPr="00FA681B" w:rsidRDefault="00FA681B" w:rsidP="008A1B53">
      <w:pPr>
        <w:pStyle w:val="1"/>
        <w:rPr>
          <w:rStyle w:val="afb"/>
          <w:b/>
          <w:bCs/>
          <w:smallCaps w:val="0"/>
          <w:color w:val="auto"/>
          <w:spacing w:val="0"/>
        </w:rPr>
      </w:pPr>
      <w:bookmarkStart w:id="9" w:name="_Toc66172362"/>
      <w:r w:rsidRPr="00FA681B">
        <w:rPr>
          <w:rStyle w:val="afb"/>
          <w:b/>
          <w:bCs/>
          <w:smallCaps w:val="0"/>
          <w:color w:val="auto"/>
          <w:spacing w:val="0"/>
        </w:rPr>
        <w:lastRenderedPageBreak/>
        <w:t>Задача теорий расписаний с директивными сроками</w:t>
      </w:r>
      <w:bookmarkEnd w:id="9"/>
    </w:p>
    <w:p w14:paraId="409B7C6F" w14:textId="77777777" w:rsidR="00FA681B" w:rsidRDefault="00FA681B" w:rsidP="008A1B53">
      <w:pPr>
        <w:pStyle w:val="2"/>
        <w:rPr>
          <w:lang w:eastAsia="en-US"/>
        </w:rPr>
      </w:pPr>
      <w:bookmarkStart w:id="10" w:name="_Toc66172363"/>
      <w:r w:rsidRPr="00FA681B">
        <w:rPr>
          <w:lang w:eastAsia="en-US"/>
        </w:rPr>
        <w:t>Формулировка задачи упорядочения</w:t>
      </w:r>
      <w:bookmarkEnd w:id="10"/>
    </w:p>
    <w:p w14:paraId="28018C36" w14:textId="77777777" w:rsidR="00FA681B" w:rsidRDefault="00FA681B" w:rsidP="008A1B53">
      <w:pPr>
        <w:ind w:firstLine="0"/>
        <w:rPr>
          <w:lang w:eastAsia="en-US"/>
        </w:rPr>
      </w:pPr>
      <w:r>
        <w:rPr>
          <w:lang w:eastAsia="en-US"/>
        </w:rPr>
        <w:t xml:space="preserve">Пусть N = {1, 2, …, n} заявок выполняются одним прибором. Каждая заявка </w:t>
      </w:r>
      <w:r>
        <w:rPr>
          <w:rFonts w:ascii="Cambria Math" w:hAnsi="Cambria Math" w:cs="Cambria Math"/>
          <w:lang w:eastAsia="en-US"/>
        </w:rPr>
        <w:t>𝑖</w:t>
      </w:r>
      <w:r>
        <w:rPr>
          <w:lang w:eastAsia="en-US"/>
        </w:rPr>
        <w:t xml:space="preserve">, </w:t>
      </w:r>
      <w:r>
        <w:rPr>
          <w:rFonts w:ascii="Cambria Math" w:hAnsi="Cambria Math" w:cs="Cambria Math"/>
          <w:lang w:eastAsia="en-US"/>
        </w:rPr>
        <w:t>𝑖𝜖</w:t>
      </w:r>
      <w:r>
        <w:rPr>
          <w:lang w:eastAsia="en-US"/>
        </w:rPr>
        <w:t xml:space="preserve">N характеризуется длительностью обслуживания </w:t>
      </w:r>
      <w:r>
        <w:rPr>
          <w:rFonts w:ascii="Cambria Math" w:hAnsi="Cambria Math" w:cs="Cambria Math"/>
          <w:lang w:eastAsia="en-US"/>
        </w:rPr>
        <w:t>𝑡</w:t>
      </w:r>
      <w:r w:rsidRPr="00E114A2">
        <w:rPr>
          <w:rFonts w:ascii="Cambria Math" w:hAnsi="Cambria Math" w:cs="Cambria Math"/>
          <w:vertAlign w:val="subscript"/>
          <w:lang w:eastAsia="en-US"/>
        </w:rPr>
        <w:t>𝑖</w:t>
      </w:r>
      <w:r>
        <w:rPr>
          <w:lang w:eastAsia="en-US"/>
        </w:rPr>
        <w:t xml:space="preserve">, директивным сроком </w:t>
      </w:r>
      <w:r>
        <w:rPr>
          <w:rFonts w:ascii="Cambria Math" w:hAnsi="Cambria Math" w:cs="Cambria Math"/>
          <w:lang w:eastAsia="en-US"/>
        </w:rPr>
        <w:t>𝑑</w:t>
      </w:r>
      <w:r w:rsidRPr="00E114A2">
        <w:rPr>
          <w:rFonts w:ascii="Cambria Math" w:hAnsi="Cambria Math" w:cs="Cambria Math"/>
          <w:vertAlign w:val="subscript"/>
          <w:lang w:eastAsia="en-US"/>
        </w:rPr>
        <w:t>𝑖</w:t>
      </w:r>
      <w:r>
        <w:rPr>
          <w:lang w:eastAsia="en-US"/>
        </w:rPr>
        <w:t xml:space="preserve"> и коэффициентом </w:t>
      </w:r>
      <w:r>
        <w:rPr>
          <w:rFonts w:ascii="Cambria Math" w:hAnsi="Cambria Math" w:cs="Cambria Math"/>
          <w:lang w:eastAsia="en-US"/>
        </w:rPr>
        <w:t>𝑤</w:t>
      </w:r>
      <w:r w:rsidRPr="00E114A2">
        <w:rPr>
          <w:rFonts w:ascii="Cambria Math" w:hAnsi="Cambria Math" w:cs="Cambria Math"/>
          <w:vertAlign w:val="subscript"/>
          <w:lang w:eastAsia="en-US"/>
        </w:rPr>
        <w:t>𝑖</w:t>
      </w:r>
      <w:r>
        <w:rPr>
          <w:lang w:eastAsia="en-US"/>
        </w:rPr>
        <w:t xml:space="preserve"> за нарушение директивного срока на единицу времени. В каждый момент времени прибор выполняет не более одной заявки. Порядок обслуживания заявок произвольный. Прерывания в обслуживании отдельной заявки не допускаются. Требуется найти такой порядок выполнения заявок, при котором минимизируется суммарное взвешенное запаздывание относительно директивных сроков.</w:t>
      </w:r>
    </w:p>
    <w:p w14:paraId="5E6CBDF2" w14:textId="77777777" w:rsidR="00FA681B" w:rsidRDefault="00FA681B" w:rsidP="008A1B53">
      <w:pPr>
        <w:ind w:firstLine="0"/>
        <w:rPr>
          <w:lang w:eastAsia="en-US"/>
        </w:rPr>
      </w:pPr>
    </w:p>
    <w:p w14:paraId="0CBFCDF3" w14:textId="77777777" w:rsidR="006958F5" w:rsidRDefault="00FA681B" w:rsidP="008A1B53">
      <w:pPr>
        <w:ind w:firstLine="0"/>
        <w:rPr>
          <w:lang w:eastAsia="en-US"/>
        </w:rPr>
      </w:pPr>
      <w:r>
        <w:rPr>
          <w:lang w:eastAsia="en-US"/>
        </w:rPr>
        <w:t>Данная задача известна как ТР5 и является NP-полной</w:t>
      </w:r>
      <w:r w:rsidR="005D0FFE">
        <w:rPr>
          <w:lang w:eastAsia="en-US"/>
        </w:rPr>
        <w:t xml:space="preserve"> </w:t>
      </w:r>
      <w:r w:rsidR="005D0FFE" w:rsidRPr="005D0FFE">
        <w:rPr>
          <w:lang w:eastAsia="en-US"/>
        </w:rPr>
        <w:t>[1]</w:t>
      </w:r>
      <w:r>
        <w:rPr>
          <w:lang w:eastAsia="en-US"/>
        </w:rPr>
        <w:t>.</w:t>
      </w:r>
    </w:p>
    <w:p w14:paraId="354C9F5F" w14:textId="77777777" w:rsidR="00FA681B" w:rsidRDefault="00FA681B" w:rsidP="008A1B53">
      <w:pPr>
        <w:ind w:firstLine="0"/>
        <w:rPr>
          <w:lang w:eastAsia="en-US"/>
        </w:rPr>
      </w:pPr>
    </w:p>
    <w:p w14:paraId="578ACCE9" w14:textId="77777777" w:rsidR="00E114A2" w:rsidRDefault="00E114A2" w:rsidP="008A1B53">
      <w:pPr>
        <w:pStyle w:val="2"/>
        <w:rPr>
          <w:lang w:eastAsia="en-US"/>
        </w:rPr>
      </w:pPr>
      <w:bookmarkStart w:id="11" w:name="_Toc66172364"/>
      <w:r>
        <w:rPr>
          <w:lang w:eastAsia="en-US"/>
        </w:rPr>
        <w:t>Мат модель</w:t>
      </w:r>
      <w:bookmarkEnd w:id="11"/>
      <w:r>
        <w:rPr>
          <w:lang w:eastAsia="en-US"/>
        </w:rPr>
        <w:t xml:space="preserve"> </w:t>
      </w:r>
    </w:p>
    <w:p w14:paraId="02E3F8D7" w14:textId="77777777" w:rsidR="00E114A2" w:rsidRPr="0093432B" w:rsidRDefault="00E114A2" w:rsidP="008A1B53">
      <w:pPr>
        <w:rPr>
          <w:b/>
        </w:rPr>
      </w:pPr>
      <w:bookmarkStart w:id="12" w:name="_Toc27639040"/>
      <w:r w:rsidRPr="0093432B">
        <w:rPr>
          <w:b/>
        </w:rPr>
        <w:t xml:space="preserve">Исходные </w:t>
      </w:r>
      <w:r w:rsidRPr="0093432B">
        <w:rPr>
          <w:rFonts w:eastAsiaTheme="majorEastAsia"/>
          <w:b/>
        </w:rPr>
        <w:t>данные</w:t>
      </w:r>
      <w:bookmarkEnd w:id="12"/>
      <w:r w:rsidRPr="0093432B">
        <w:rPr>
          <w:b/>
        </w:rPr>
        <w:t xml:space="preserve"> </w:t>
      </w:r>
    </w:p>
    <w:p w14:paraId="7ECDFCAF" w14:textId="77777777" w:rsidR="00E114A2" w:rsidRPr="00326078" w:rsidRDefault="00E114A2" w:rsidP="008A1B53">
      <w:pPr>
        <w:pStyle w:val="a0"/>
        <w:ind w:firstLine="0"/>
      </w:pPr>
      <w:r w:rsidRPr="00326078">
        <w:t>N – количество заданий,</w:t>
      </w:r>
    </w:p>
    <w:p w14:paraId="3F63C8B4" w14:textId="77777777" w:rsidR="00E114A2" w:rsidRPr="00326078" w:rsidRDefault="00B60D88" w:rsidP="008A1B53">
      <w:pPr>
        <w:pStyle w:val="a0"/>
        <w:ind w:firstLine="0"/>
      </w:pPr>
      <m:oMath>
        <m:bar>
          <m:barPr>
            <m:pos m:val="top"/>
            <m:ctrlPr>
              <w:ins w:id="13" w:author="Lena" w:date="2019-11-09T09:20:00Z">
                <w:rPr>
                  <w:rFonts w:ascii="Cambria Math" w:hAnsi="Cambria Math"/>
                </w:rPr>
              </w:ins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bar>
        <m:r>
          <m:rPr>
            <m:sty m:val="p"/>
          </m:rPr>
          <w:rPr>
            <w:rFonts w:ascii="Cambria Math" w:hAnsi="Cambria Math"/>
          </w:rPr>
          <m:t>=(</m:t>
        </m:r>
        <m:sSub>
          <m:sSubPr>
            <m:ctrlPr>
              <w:ins w:id="14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ins w:id="15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ins w:id="16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E114A2" w:rsidRPr="00326078">
        <w:rPr>
          <w:rFonts w:eastAsiaTheme="minorEastAsia"/>
        </w:rPr>
        <w:t xml:space="preserve"> </w:t>
      </w:r>
      <w:r w:rsidR="00E114A2" w:rsidRPr="00326078">
        <w:t>– вектор длительностей выполнений заданий,</w:t>
      </w:r>
    </w:p>
    <w:p w14:paraId="721766FF" w14:textId="77777777" w:rsidR="00E114A2" w:rsidRPr="00326078" w:rsidRDefault="00B60D88" w:rsidP="008A1B53">
      <w:pPr>
        <w:pStyle w:val="a0"/>
        <w:ind w:firstLine="0"/>
      </w:pPr>
      <m:oMath>
        <m:bar>
          <m:barPr>
            <m:pos m:val="top"/>
            <m:ctrlPr>
              <w:ins w:id="17" w:author="Lena" w:date="2019-11-09T09:20:00Z">
                <w:rPr>
                  <w:rFonts w:ascii="Cambria Math" w:hAnsi="Cambria Math"/>
                </w:rPr>
              </w:ins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bar>
        <m:r>
          <m:rPr>
            <m:sty m:val="p"/>
          </m:rPr>
          <w:rPr>
            <w:rFonts w:ascii="Cambria Math" w:hAnsi="Cambria Math"/>
          </w:rPr>
          <m:t>=(</m:t>
        </m:r>
        <m:sSub>
          <m:sSubPr>
            <m:ctrlPr>
              <w:ins w:id="18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ins w:id="19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ins w:id="20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E114A2" w:rsidRPr="00326078">
        <w:t xml:space="preserve"> – вектор директивных сроков,</w:t>
      </w:r>
    </w:p>
    <w:p w14:paraId="06D73B07" w14:textId="77777777" w:rsidR="00E114A2" w:rsidRPr="00326078" w:rsidRDefault="00B60D88" w:rsidP="008A1B53">
      <w:pPr>
        <w:pStyle w:val="a0"/>
        <w:ind w:firstLine="0"/>
      </w:pPr>
      <m:oMath>
        <m:bar>
          <m:barPr>
            <m:pos m:val="top"/>
            <m:ctrlPr>
              <w:ins w:id="21" w:author="Lena" w:date="2019-11-09T09:20:00Z">
                <w:rPr>
                  <w:rFonts w:ascii="Cambria Math" w:hAnsi="Cambria Math"/>
                </w:rPr>
              </w:ins>
            </m:ctrlPr>
          </m:barPr>
          <m:e>
            <m:r>
              <w:rPr>
                <w:rFonts w:ascii="Cambria Math" w:hAnsi="Cambria Math"/>
              </w:rPr>
              <m:t>W</m:t>
            </m:r>
          </m:e>
        </m:bar>
        <m:r>
          <m:rPr>
            <m:sty m:val="p"/>
          </m:rPr>
          <w:rPr>
            <w:rFonts w:ascii="Cambria Math" w:hAnsi="Cambria Math"/>
          </w:rPr>
          <m:t>=(</m:t>
        </m:r>
        <m:sSub>
          <m:sSubPr>
            <m:ctrlPr>
              <w:ins w:id="22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ins w:id="23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ins w:id="24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E114A2" w:rsidRPr="00326078">
        <w:t xml:space="preserve"> – вектор коэффициентов штрафа за обслуживание после директивного срока.</w:t>
      </w:r>
    </w:p>
    <w:p w14:paraId="0A002EB9" w14:textId="77777777" w:rsidR="00E114A2" w:rsidRPr="00326078" w:rsidRDefault="00E114A2" w:rsidP="008A1B53">
      <w:pPr>
        <w:ind w:left="360"/>
      </w:pPr>
      <w:r w:rsidRPr="00326078">
        <w:t>Предполагаем, что все данные целочисленные.</w:t>
      </w:r>
    </w:p>
    <w:p w14:paraId="440D2501" w14:textId="77777777" w:rsidR="00E114A2" w:rsidRPr="0093432B" w:rsidRDefault="00E114A2" w:rsidP="008A1B53">
      <w:pPr>
        <w:rPr>
          <w:b/>
        </w:rPr>
      </w:pPr>
      <w:bookmarkStart w:id="25" w:name="_Toc27639041"/>
      <w:r w:rsidRPr="0093432B">
        <w:rPr>
          <w:b/>
        </w:rPr>
        <w:t>Варьируемые переменные</w:t>
      </w:r>
      <w:bookmarkEnd w:id="25"/>
    </w:p>
    <w:p w14:paraId="4751813D" w14:textId="77777777" w:rsidR="00E114A2" w:rsidRPr="00326078" w:rsidRDefault="00B60D88" w:rsidP="008A1B53">
      <w:pPr>
        <w:pStyle w:val="a0"/>
        <w:ind w:firstLine="0"/>
      </w:pPr>
      <m:oMath>
        <m:bar>
          <m:barPr>
            <m:pos m:val="top"/>
            <m:ctrlPr>
              <w:ins w:id="26" w:author="Lena" w:date="2019-11-09T09:20:00Z">
                <w:rPr>
                  <w:rFonts w:ascii="Cambria Math" w:hAnsi="Cambria Math"/>
                </w:rPr>
              </w:ins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bar>
        <m:r>
          <m:rPr>
            <m:sty m:val="p"/>
          </m:rPr>
          <w:rPr>
            <w:rFonts w:ascii="Cambria Math" w:hAnsi="Cambria Math"/>
          </w:rPr>
          <m:t>=(</m:t>
        </m:r>
        <m:sSub>
          <m:sSubPr>
            <m:ctrlPr>
              <w:ins w:id="27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ins w:id="28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ins w:id="29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E114A2" w:rsidRPr="00326078">
        <w:rPr>
          <w:rFonts w:eastAsiaTheme="minorEastAsia"/>
        </w:rPr>
        <w:t xml:space="preserve"> </w:t>
      </w:r>
      <w:r w:rsidR="00E114A2" w:rsidRPr="00326078">
        <w:t>– вектор моментов начала выполнений заданий,</w:t>
      </w:r>
    </w:p>
    <w:p w14:paraId="1CD7CDE4" w14:textId="77777777" w:rsidR="00E114A2" w:rsidRPr="00326078" w:rsidRDefault="00B60D88" w:rsidP="008A1B53">
      <w:pPr>
        <w:pStyle w:val="a0"/>
        <w:ind w:firstLine="0"/>
      </w:pPr>
      <m:oMath>
        <m:bar>
          <m:barPr>
            <m:pos m:val="top"/>
            <m:ctrlPr>
              <w:ins w:id="30" w:author="Lena" w:date="2019-11-09T09:20:00Z">
                <w:rPr>
                  <w:rFonts w:ascii="Cambria Math" w:hAnsi="Cambria Math"/>
                </w:rPr>
              </w:ins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bar>
        <m:r>
          <m:rPr>
            <m:sty m:val="p"/>
          </m:rPr>
          <w:rPr>
            <w:rFonts w:ascii="Cambria Math" w:hAnsi="Cambria Math"/>
          </w:rPr>
          <m:t>=(</m:t>
        </m:r>
        <m:sSub>
          <m:sSubPr>
            <m:ctrlPr>
              <w:ins w:id="31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ins w:id="32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ins w:id="33" w:author="Lena" w:date="2019-11-09T09:20:00Z">
                <w:rPr>
                  <w:rFonts w:ascii="Cambria Math" w:hAnsi="Cambria Math"/>
                </w:rPr>
              </w:ins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E114A2" w:rsidRPr="00326078">
        <w:t xml:space="preserve"> – вектор моментов окончания выполнения заданий.</w:t>
      </w:r>
    </w:p>
    <w:p w14:paraId="1E02574E" w14:textId="77777777" w:rsidR="00E114A2" w:rsidRPr="0093432B" w:rsidRDefault="00E114A2" w:rsidP="008A1B53">
      <w:pPr>
        <w:rPr>
          <w:b/>
        </w:rPr>
      </w:pPr>
      <w:bookmarkStart w:id="34" w:name="_Toc27639042"/>
      <w:r w:rsidRPr="0093432B">
        <w:rPr>
          <w:b/>
        </w:rPr>
        <w:t>Ограничения</w:t>
      </w:r>
      <w:bookmarkEnd w:id="34"/>
    </w:p>
    <w:p w14:paraId="5ADC1D02" w14:textId="77777777" w:rsidR="00E114A2" w:rsidRPr="00326078" w:rsidRDefault="00B60D88" w:rsidP="008A1B53">
      <w:pPr>
        <w:pStyle w:val="af2"/>
        <w:numPr>
          <w:ilvl w:val="0"/>
          <w:numId w:val="29"/>
        </w:numPr>
        <w:spacing w:line="240" w:lineRule="auto"/>
        <w:rPr>
          <w:sz w:val="24"/>
        </w:rPr>
      </w:pPr>
      <m:oMath>
        <m:sSub>
          <m:sSubPr>
            <m:ctrlPr>
              <w:ins w:id="35" w:author="Lena" w:date="2019-11-09T09:20:00Z">
                <w:rPr>
                  <w:rFonts w:ascii="Cambria Math" w:hAnsi="Cambria Math"/>
                  <w:i/>
                  <w:sz w:val="24"/>
                </w:rPr>
              </w:ins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ins w:id="36" w:author="Lena" w:date="2019-11-09T09:20:00Z">
                <w:rPr>
                  <w:rFonts w:ascii="Cambria Math" w:hAnsi="Cambria Math"/>
                  <w:i/>
                  <w:sz w:val="24"/>
                </w:rPr>
              </w:ins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ins w:id="37" w:author="Lena" w:date="2019-11-09T09:20:00Z">
                <w:rPr>
                  <w:rFonts w:ascii="Cambria Math" w:hAnsi="Cambria Math"/>
                  <w:i/>
                  <w:sz w:val="24"/>
                </w:rPr>
              </w:ins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E114A2" w:rsidRPr="00326078">
        <w:rPr>
          <w:sz w:val="24"/>
        </w:rPr>
        <w:t>, i</w:t>
      </w:r>
      <w:r w:rsidR="00E114A2" w:rsidRPr="00326078">
        <w:rPr>
          <w:sz w:val="24"/>
        </w:rPr>
        <w:sym w:font="Symbol" w:char="F0CE"/>
      </w:r>
      <w:r w:rsidR="00E114A2" w:rsidRPr="00326078">
        <w:rPr>
          <w:sz w:val="24"/>
        </w:rPr>
        <w:t>N – выполнение работы на машине производится без прерываний;</w:t>
      </w:r>
    </w:p>
    <w:p w14:paraId="4951AF1E" w14:textId="77777777" w:rsidR="00E114A2" w:rsidRPr="00326078" w:rsidRDefault="00B60D88" w:rsidP="008A1B53">
      <w:pPr>
        <w:pStyle w:val="af2"/>
        <w:numPr>
          <w:ilvl w:val="0"/>
          <w:numId w:val="29"/>
        </w:numPr>
        <w:spacing w:line="240" w:lineRule="auto"/>
        <w:rPr>
          <w:sz w:val="24"/>
        </w:rPr>
      </w:pPr>
      <m:oMath>
        <m:sSub>
          <m:sSubPr>
            <m:ctrlPr>
              <w:ins w:id="38" w:author="Lena" w:date="2019-11-09T09:20:00Z">
                <w:rPr>
                  <w:rFonts w:ascii="Cambria Math" w:hAnsi="Cambria Math"/>
                  <w:i/>
                  <w:sz w:val="24"/>
                </w:rPr>
              </w:ins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  <m:r>
          <w:rPr>
            <w:rFonts w:ascii="Cambria Math" w:hAnsi="Cambria Math"/>
            <w:sz w:val="24"/>
          </w:rPr>
          <m:t>≥</m:t>
        </m:r>
        <m:sSub>
          <m:sSubPr>
            <m:ctrlPr>
              <w:ins w:id="39" w:author="Lena" w:date="2019-11-09T09:20:00Z">
                <w:rPr>
                  <w:rFonts w:ascii="Cambria Math" w:hAnsi="Cambria Math"/>
                  <w:i/>
                  <w:sz w:val="24"/>
                </w:rPr>
              </w:ins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ins w:id="40" w:author="Lena" w:date="2019-11-09T09:20:00Z">
                <w:rPr>
                  <w:rFonts w:ascii="Cambria Math" w:hAnsi="Cambria Math"/>
                  <w:i/>
                  <w:sz w:val="24"/>
                </w:rPr>
              </w:ins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,</m:t>
        </m:r>
      </m:oMath>
      <w:r w:rsidR="00E114A2" w:rsidRPr="00326078">
        <w:rPr>
          <w:sz w:val="24"/>
        </w:rPr>
        <w:t xml:space="preserve"> j&gt;i,  i,j</w:t>
      </w:r>
      <w:r w:rsidR="00E114A2" w:rsidRPr="00326078">
        <w:rPr>
          <w:sz w:val="24"/>
        </w:rPr>
        <w:sym w:font="Symbol" w:char="F0CE"/>
      </w:r>
      <w:r w:rsidR="00E114A2" w:rsidRPr="00326078">
        <w:rPr>
          <w:sz w:val="24"/>
        </w:rPr>
        <w:t>N – на машине одновременно может выполняться только одна работа;</w:t>
      </w:r>
    </w:p>
    <w:p w14:paraId="5DB7E01F" w14:textId="77777777" w:rsidR="00E114A2" w:rsidRPr="00326078" w:rsidRDefault="00E114A2" w:rsidP="008A1B53">
      <w:pPr>
        <w:pStyle w:val="2"/>
        <w:spacing w:after="120"/>
        <w:ind w:left="828" w:hanging="403"/>
      </w:pPr>
      <w:bookmarkStart w:id="41" w:name="_Toc27639043"/>
      <w:bookmarkStart w:id="42" w:name="_Toc66172365"/>
      <w:r w:rsidRPr="00326078">
        <w:t>Постановка задачи</w:t>
      </w:r>
      <w:bookmarkEnd w:id="41"/>
      <w:bookmarkEnd w:id="42"/>
    </w:p>
    <w:p w14:paraId="721DF760" w14:textId="77777777" w:rsidR="00E114A2" w:rsidRDefault="00E114A2" w:rsidP="008A1B53">
      <w:pPr>
        <w:spacing w:before="120"/>
        <w:rPr>
          <w:b/>
        </w:rPr>
      </w:pPr>
      <w:r w:rsidRPr="00326078">
        <w:rPr>
          <w:b/>
        </w:rPr>
        <w:t>Критерий</w:t>
      </w:r>
    </w:p>
    <w:p w14:paraId="02A81038" w14:textId="77777777" w:rsidR="00E114A2" w:rsidRPr="00326078" w:rsidRDefault="00E114A2" w:rsidP="008A1B53">
      <w:pPr>
        <w:spacing w:before="120"/>
        <w:rPr>
          <w:b/>
        </w:rPr>
      </w:pPr>
      <w:r>
        <w:t>М</w:t>
      </w:r>
      <w:r w:rsidRPr="00326078">
        <w:t>инимизируется суммарное взвешенное запаздывание</w:t>
      </w:r>
      <w:r>
        <w:t>:</w:t>
      </w:r>
    </w:p>
    <w:p w14:paraId="0482EF04" w14:textId="77777777" w:rsidR="00E114A2" w:rsidRPr="00326078" w:rsidRDefault="00E114A2" w:rsidP="008A1B53">
      <w:pPr>
        <w:spacing w:after="200"/>
        <w:ind w:left="360" w:firstLine="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K= </m:t>
        </m:r>
        <m:nary>
          <m:naryPr>
            <m:chr m:val="∑"/>
            <m:limLoc m:val="undOvr"/>
            <m:ctrlPr>
              <w:ins w:id="43" w:author="Lena" w:date="2019-11-09T09:20:00Z">
                <w:rPr>
                  <w:rFonts w:ascii="Cambria Math" w:hAnsi="Cambria Math"/>
                  <w:i/>
                </w:rPr>
              </w:ins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ins w:id="44" w:author="Lena" w:date="2019-11-09T09:20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ins w:id="45" w:author="Lena" w:date="2019-11-09T09:20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→min</m:t>
        </m:r>
      </m:oMath>
      <w:r w:rsidRPr="00326078">
        <w:rPr>
          <w:rFonts w:eastAsiaTheme="minorEastAsia"/>
          <w:i/>
        </w:rPr>
        <w:t xml:space="preserve">, </w:t>
      </w:r>
      <w:r w:rsidRPr="00326078">
        <w:t xml:space="preserve">где </w:t>
      </w:r>
      <m:oMath>
        <m:sSub>
          <m:sSubPr>
            <m:ctrlPr>
              <w:ins w:id="46" w:author="Lena" w:date="2019-11-09T09:20:00Z">
                <w:rPr>
                  <w:rFonts w:ascii="Cambria Math" w:hAnsi="Cambria Math"/>
                  <w:i/>
                </w:rPr>
              </w:ins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max</m:t>
        </m:r>
        <m:d>
          <m:dPr>
            <m:ctrlPr>
              <w:ins w:id="47" w:author="Lena" w:date="2019-11-09T09:20:00Z">
                <w:rPr>
                  <w:rFonts w:ascii="Cambria Math" w:hAnsi="Cambria Math"/>
                  <w:i/>
                </w:rPr>
              </w:ins>
            </m:ctrlPr>
          </m:dPr>
          <m:e>
            <m:r>
              <w:rPr>
                <w:rFonts w:ascii="Cambria Math" w:hAnsi="Cambria Math"/>
              </w:rPr>
              <m:t xml:space="preserve">0, </m:t>
            </m:r>
            <m:sSub>
              <m:sSubPr>
                <m:ctrlPr>
                  <w:ins w:id="48" w:author="Lena" w:date="2019-11-09T09:20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ins w:id="49" w:author="Lena" w:date="2019-11-09T09:20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326078">
        <w:rPr>
          <w:rFonts w:eastAsiaTheme="minorEastAsia"/>
        </w:rPr>
        <w:t xml:space="preserve"> является запаздыванием.</w:t>
      </w:r>
    </w:p>
    <w:p w14:paraId="2E18288D" w14:textId="77777777" w:rsidR="008A1B53" w:rsidRDefault="008A1B53">
      <w:pPr>
        <w:spacing w:after="200" w:line="276" w:lineRule="auto"/>
        <w:ind w:firstLine="0"/>
        <w:jc w:val="left"/>
        <w:rPr>
          <w:b/>
          <w:bCs/>
          <w:kern w:val="36"/>
          <w:sz w:val="28"/>
          <w:szCs w:val="32"/>
          <w:lang w:eastAsia="en-US"/>
        </w:rPr>
      </w:pPr>
      <w:r>
        <w:br w:type="page"/>
      </w:r>
    </w:p>
    <w:p w14:paraId="6FD86740" w14:textId="77777777" w:rsidR="007A4803" w:rsidRDefault="006026A9" w:rsidP="008A1B53">
      <w:pPr>
        <w:pStyle w:val="1"/>
      </w:pPr>
      <w:bookmarkStart w:id="50" w:name="_Toc66172366"/>
      <w:r>
        <w:lastRenderedPageBreak/>
        <w:t>И</w:t>
      </w:r>
      <w:r w:rsidR="005D0FFE">
        <w:t>терационн</w:t>
      </w:r>
      <w:r>
        <w:t>ый</w:t>
      </w:r>
      <w:r w:rsidR="007A4803">
        <w:t xml:space="preserve"> алгоритм решения задачи </w:t>
      </w:r>
      <w:r w:rsidR="005D0FFE">
        <w:t>теории расписаний</w:t>
      </w:r>
      <w:bookmarkEnd w:id="50"/>
      <w:r w:rsidR="007A4803">
        <w:t xml:space="preserve"> </w:t>
      </w:r>
    </w:p>
    <w:p w14:paraId="5BFE027D" w14:textId="77777777" w:rsidR="006026A9" w:rsidRDefault="006026A9" w:rsidP="006026A9">
      <w:pPr>
        <w:pStyle w:val="2"/>
      </w:pPr>
      <w:bookmarkStart w:id="51" w:name="_Toc66172367"/>
      <w:r>
        <w:t>Разработка итерационного алгоритма решения задачи теории расписаний</w:t>
      </w:r>
      <w:bookmarkEnd w:id="51"/>
      <w:r>
        <w:t xml:space="preserve"> </w:t>
      </w:r>
    </w:p>
    <w:p w14:paraId="3AB25DC9" w14:textId="22B05314" w:rsidR="005D0FFE" w:rsidRDefault="007A4803" w:rsidP="008A1B53">
      <w:pPr>
        <w:rPr>
          <w:lang w:eastAsia="en-US"/>
        </w:rPr>
      </w:pPr>
      <w:r>
        <w:rPr>
          <w:lang w:eastAsia="en-US"/>
        </w:rPr>
        <w:t xml:space="preserve">Для решения задачи о </w:t>
      </w:r>
      <w:r w:rsidR="005D0FFE">
        <w:rPr>
          <w:lang w:eastAsia="en-US"/>
        </w:rPr>
        <w:t xml:space="preserve">построении </w:t>
      </w:r>
      <w:r>
        <w:rPr>
          <w:lang w:eastAsia="en-US"/>
        </w:rPr>
        <w:t>расписани</w:t>
      </w:r>
      <w:r w:rsidR="005D0FFE">
        <w:rPr>
          <w:lang w:eastAsia="en-US"/>
        </w:rPr>
        <w:t xml:space="preserve">я </w:t>
      </w:r>
      <w:r>
        <w:rPr>
          <w:lang w:eastAsia="en-US"/>
        </w:rPr>
        <w:t xml:space="preserve">можно использовать уже разобранную мной ранее задачу о назначениях и Венгерский алгоритм. </w:t>
      </w:r>
      <w:r w:rsidR="005D0FFE">
        <w:rPr>
          <w:lang w:eastAsia="en-US"/>
        </w:rPr>
        <w:t xml:space="preserve">Основная идея – на основании данных задачи теории расписаний строится матрица производительностей для задачи о назначениях. На основании решения задачи о назначениях строится </w:t>
      </w:r>
      <w:r w:rsidR="00B20175">
        <w:rPr>
          <w:lang w:eastAsia="en-US"/>
        </w:rPr>
        <w:t xml:space="preserve">вектор </w:t>
      </w:r>
      <w:r w:rsidR="005D0FFE">
        <w:rPr>
          <w:lang w:eastAsia="en-US"/>
        </w:rPr>
        <w:t>расписаний и коэффициенты матрицы уточняются (изменяются). Задача о назначениях решается еще раз и т.д., пока есть изменения матрицы.</w:t>
      </w:r>
    </w:p>
    <w:p w14:paraId="67C4C2D5" w14:textId="77777777" w:rsidR="007A4803" w:rsidRDefault="007A4803" w:rsidP="008A1B53">
      <w:pPr>
        <w:rPr>
          <w:lang w:eastAsia="en-US"/>
        </w:rPr>
      </w:pPr>
      <w:r>
        <w:rPr>
          <w:lang w:eastAsia="en-US"/>
        </w:rPr>
        <w:t>Приведу подробное описание шагов алгоритма</w:t>
      </w:r>
      <w:r w:rsidR="00CF17B6">
        <w:rPr>
          <w:lang w:eastAsia="en-US"/>
        </w:rPr>
        <w:t xml:space="preserve"> для </w:t>
      </w:r>
      <w:r w:rsidR="00CF17B6">
        <w:rPr>
          <w:lang w:val="en-GB" w:eastAsia="en-US"/>
        </w:rPr>
        <w:t>n</w:t>
      </w:r>
      <w:r w:rsidR="00CF17B6" w:rsidRPr="00210B6F">
        <w:rPr>
          <w:lang w:eastAsia="en-US"/>
        </w:rPr>
        <w:t xml:space="preserve"> </w:t>
      </w:r>
      <w:r w:rsidR="00CF17B6">
        <w:rPr>
          <w:lang w:eastAsia="en-US"/>
        </w:rPr>
        <w:t>работ</w:t>
      </w:r>
      <w:r w:rsidR="007B5B60">
        <w:rPr>
          <w:lang w:eastAsia="en-US"/>
        </w:rPr>
        <w:t>.</w:t>
      </w:r>
    </w:p>
    <w:p w14:paraId="027344EB" w14:textId="77777777" w:rsidR="007A4803" w:rsidRDefault="007A4803" w:rsidP="008A1B53">
      <w:pPr>
        <w:rPr>
          <w:lang w:eastAsia="en-US"/>
        </w:rPr>
      </w:pPr>
    </w:p>
    <w:p w14:paraId="1B278F30" w14:textId="77777777" w:rsidR="007A4803" w:rsidRPr="007A4803" w:rsidRDefault="007A4803" w:rsidP="008A1B53">
      <w:pPr>
        <w:rPr>
          <w:lang w:eastAsia="en-US"/>
        </w:rPr>
      </w:pPr>
      <w:r w:rsidRPr="007A4803">
        <w:rPr>
          <w:u w:val="single"/>
          <w:lang w:eastAsia="en-US"/>
        </w:rPr>
        <w:t>Исходные данные</w:t>
      </w:r>
      <w:r>
        <w:rPr>
          <w:lang w:eastAsia="en-US"/>
        </w:rPr>
        <w:t>: вектор штрафов, директивных сроков и длительностей исполнения работ</w:t>
      </w:r>
      <w:r w:rsidR="00CF17B6">
        <w:rPr>
          <w:lang w:eastAsia="en-US"/>
        </w:rPr>
        <w:t>. П</w:t>
      </w:r>
      <w:r>
        <w:rPr>
          <w:lang w:eastAsia="en-US"/>
        </w:rPr>
        <w:t>рич</w:t>
      </w:r>
      <w:r w:rsidR="007B5B60">
        <w:rPr>
          <w:lang w:eastAsia="en-US"/>
        </w:rPr>
        <w:t>ё</w:t>
      </w:r>
      <w:r>
        <w:rPr>
          <w:lang w:eastAsia="en-US"/>
        </w:rPr>
        <w:t>м каждой работе должно соответствовать одно значение штрафа, одно значение длительности и директивного срока</w:t>
      </w:r>
      <w:r w:rsidR="00CF17B6">
        <w:rPr>
          <w:lang w:eastAsia="en-US"/>
        </w:rPr>
        <w:t>,</w:t>
      </w:r>
      <w:r>
        <w:rPr>
          <w:lang w:eastAsia="en-US"/>
        </w:rPr>
        <w:t xml:space="preserve"> </w:t>
      </w:r>
      <w:r w:rsidR="00CF17B6">
        <w:rPr>
          <w:lang w:eastAsia="en-US"/>
        </w:rPr>
        <w:t>т</w:t>
      </w:r>
      <w:r>
        <w:rPr>
          <w:lang w:eastAsia="en-US"/>
        </w:rPr>
        <w:t>о есть вектора по размерности совпадают с числом работ.</w:t>
      </w:r>
    </w:p>
    <w:p w14:paraId="57ACF789" w14:textId="77777777" w:rsidR="007A4803" w:rsidRDefault="007A4803" w:rsidP="008A1B53">
      <w:pPr>
        <w:ind w:firstLine="0"/>
        <w:rPr>
          <w:i/>
          <w:iCs/>
          <w:lang w:eastAsia="en-US"/>
        </w:rPr>
      </w:pPr>
    </w:p>
    <w:p w14:paraId="21A11E1C" w14:textId="77777777" w:rsidR="007A4803" w:rsidRDefault="00210B6F" w:rsidP="008A1B53">
      <w:pPr>
        <w:pStyle w:val="a0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>Ш</w:t>
      </w:r>
      <w:r w:rsidR="00CF17B6">
        <w:rPr>
          <w:lang w:eastAsia="en-US"/>
        </w:rPr>
        <w:t>аг</w:t>
      </w:r>
      <w:r>
        <w:rPr>
          <w:lang w:val="en-US" w:eastAsia="en-US"/>
        </w:rPr>
        <w:t xml:space="preserve"> </w:t>
      </w:r>
      <w:r>
        <w:rPr>
          <w:lang w:eastAsia="en-US"/>
        </w:rPr>
        <w:t>№1</w:t>
      </w:r>
      <w:r w:rsidR="00CF17B6">
        <w:rPr>
          <w:lang w:eastAsia="en-US"/>
        </w:rPr>
        <w:t xml:space="preserve">: формирование матрицы очередей. </w:t>
      </w:r>
    </w:p>
    <w:p w14:paraId="3D0CDBC2" w14:textId="77777777" w:rsidR="00CF17B6" w:rsidRDefault="00210B6F" w:rsidP="008A1B53">
      <w:pPr>
        <w:pStyle w:val="a0"/>
        <w:ind w:left="644" w:firstLine="0"/>
        <w:rPr>
          <w:lang w:eastAsia="en-US"/>
        </w:rPr>
      </w:pPr>
      <w:r>
        <w:rPr>
          <w:lang w:eastAsia="en-US"/>
        </w:rPr>
        <w:t>Н</w:t>
      </w:r>
      <w:r w:rsidR="00CF17B6">
        <w:rPr>
          <w:lang w:eastAsia="en-US"/>
        </w:rPr>
        <w:t xml:space="preserve">еобходимо сформировать </w:t>
      </w:r>
      <w:r w:rsidR="00CF17B6">
        <w:rPr>
          <w:lang w:val="en-GB" w:eastAsia="en-US"/>
        </w:rPr>
        <w:t>n</w:t>
      </w:r>
      <w:r w:rsidR="00CF17B6" w:rsidRPr="00CF17B6">
        <w:rPr>
          <w:lang w:eastAsia="en-US"/>
        </w:rPr>
        <w:t xml:space="preserve"> </w:t>
      </w:r>
      <w:r w:rsidR="00CF17B6">
        <w:rPr>
          <w:lang w:eastAsia="en-US"/>
        </w:rPr>
        <w:t>последовательностей с номерами работ. Причем в каждом столбце и строчке каждый номер должен повторяться ровно 1 раз. Это можно сделать разными способами, но самый простой – сдвиг последовательности на 1 вправо(влево).</w:t>
      </w:r>
    </w:p>
    <w:p w14:paraId="3157752C" w14:textId="77777777" w:rsidR="00CF17B6" w:rsidRDefault="00CF17B6" w:rsidP="008A1B53">
      <w:pPr>
        <w:ind w:firstLine="0"/>
        <w:rPr>
          <w:lang w:eastAsia="en-US"/>
        </w:rPr>
      </w:pPr>
    </w:p>
    <w:p w14:paraId="0336EEB5" w14:textId="77777777" w:rsidR="00CF17B6" w:rsidRDefault="00CF17B6" w:rsidP="008A1B53">
      <w:pPr>
        <w:ind w:firstLine="0"/>
        <w:rPr>
          <w:lang w:val="en-GB" w:eastAsia="en-US"/>
        </w:rPr>
      </w:pPr>
      <w:r>
        <w:rPr>
          <w:lang w:eastAsia="en-US"/>
        </w:rPr>
        <w:t xml:space="preserve">                 </w:t>
      </w:r>
      <w:r w:rsidR="00210B6F">
        <w:rPr>
          <w:lang w:val="en-US" w:eastAsia="en-US"/>
        </w:rPr>
        <w:t>|</w:t>
      </w:r>
      <w:r>
        <w:rPr>
          <w:lang w:eastAsia="en-US"/>
        </w:rPr>
        <w:t xml:space="preserve">   </w:t>
      </w:r>
      <w:proofErr w:type="gramStart"/>
      <w:r>
        <w:rPr>
          <w:lang w:val="en-GB" w:eastAsia="en-US"/>
        </w:rPr>
        <w:t>0  1</w:t>
      </w:r>
      <w:proofErr w:type="gramEnd"/>
      <w:r>
        <w:rPr>
          <w:lang w:val="en-GB" w:eastAsia="en-US"/>
        </w:rPr>
        <w:t xml:space="preserve">  2  3 …  n</w:t>
      </w:r>
      <w:r w:rsidR="00210B6F">
        <w:rPr>
          <w:lang w:val="en-GB" w:eastAsia="en-US"/>
        </w:rPr>
        <w:t xml:space="preserve">      |</w:t>
      </w:r>
    </w:p>
    <w:p w14:paraId="6D70416F" w14:textId="77777777" w:rsidR="00CF17B6" w:rsidRDefault="00CF17B6" w:rsidP="008A1B53">
      <w:pPr>
        <w:ind w:firstLine="0"/>
        <w:rPr>
          <w:lang w:val="en-US" w:eastAsia="en-US"/>
        </w:rPr>
      </w:pPr>
      <w:r>
        <w:rPr>
          <w:lang w:val="en-GB" w:eastAsia="en-US"/>
        </w:rPr>
        <w:t xml:space="preserve">                 </w:t>
      </w:r>
      <w:r w:rsidR="00210B6F">
        <w:rPr>
          <w:lang w:val="en-GB" w:eastAsia="en-US"/>
        </w:rPr>
        <w:t>|</w:t>
      </w:r>
      <w:r>
        <w:rPr>
          <w:lang w:val="en-GB" w:eastAsia="en-US"/>
        </w:rPr>
        <w:t xml:space="preserve">   </w:t>
      </w:r>
      <w:proofErr w:type="gramStart"/>
      <w:r>
        <w:rPr>
          <w:lang w:val="en-US" w:eastAsia="en-US"/>
        </w:rPr>
        <w:t>n  0</w:t>
      </w:r>
      <w:proofErr w:type="gramEnd"/>
      <w:r>
        <w:rPr>
          <w:lang w:val="en-US" w:eastAsia="en-US"/>
        </w:rPr>
        <w:t xml:space="preserve">  1  2 …  n-1</w:t>
      </w:r>
      <w:r w:rsidR="00210B6F">
        <w:rPr>
          <w:lang w:val="en-US" w:eastAsia="en-US"/>
        </w:rPr>
        <w:t xml:space="preserve">   |</w:t>
      </w:r>
    </w:p>
    <w:p w14:paraId="068B3B90" w14:textId="77777777" w:rsidR="00CF17B6" w:rsidRDefault="00CF17B6" w:rsidP="008A1B53">
      <w:pPr>
        <w:ind w:firstLine="0"/>
        <w:rPr>
          <w:lang w:val="en-US" w:eastAsia="en-US"/>
        </w:rPr>
      </w:pPr>
      <w:r>
        <w:rPr>
          <w:lang w:val="en-US" w:eastAsia="en-US"/>
        </w:rPr>
        <w:t xml:space="preserve">                 </w:t>
      </w:r>
      <w:r w:rsidR="00210B6F">
        <w:rPr>
          <w:lang w:val="en-US" w:eastAsia="en-US"/>
        </w:rPr>
        <w:t>|</w:t>
      </w:r>
      <w:r>
        <w:rPr>
          <w:lang w:val="en-US" w:eastAsia="en-US"/>
        </w:rPr>
        <w:t xml:space="preserve">   …</w:t>
      </w:r>
      <w:r w:rsidR="00210B6F">
        <w:rPr>
          <w:lang w:val="en-US" w:eastAsia="en-US"/>
        </w:rPr>
        <w:t xml:space="preserve">                         |</w:t>
      </w:r>
    </w:p>
    <w:p w14:paraId="2678ADA6" w14:textId="77777777" w:rsidR="00CF17B6" w:rsidRDefault="00CF17B6" w:rsidP="008A1B53">
      <w:pPr>
        <w:ind w:firstLine="0"/>
        <w:rPr>
          <w:lang w:val="en-US" w:eastAsia="en-US"/>
        </w:rPr>
      </w:pPr>
      <w:r>
        <w:rPr>
          <w:lang w:val="en-US" w:eastAsia="en-US"/>
        </w:rPr>
        <w:t xml:space="preserve">                 </w:t>
      </w:r>
      <w:r w:rsidR="00210B6F">
        <w:rPr>
          <w:lang w:val="en-US" w:eastAsia="en-US"/>
        </w:rPr>
        <w:t>|</w:t>
      </w:r>
      <w:r>
        <w:rPr>
          <w:lang w:val="en-US" w:eastAsia="en-US"/>
        </w:rPr>
        <w:t xml:space="preserve">   </w:t>
      </w:r>
      <w:proofErr w:type="gramStart"/>
      <w:r>
        <w:rPr>
          <w:lang w:val="en-US" w:eastAsia="en-US"/>
        </w:rPr>
        <w:t>1  2</w:t>
      </w:r>
      <w:proofErr w:type="gramEnd"/>
      <w:r>
        <w:rPr>
          <w:lang w:val="en-US" w:eastAsia="en-US"/>
        </w:rPr>
        <w:t xml:space="preserve">  3  4…   0</w:t>
      </w:r>
      <w:r w:rsidR="00210B6F">
        <w:rPr>
          <w:lang w:val="en-US" w:eastAsia="en-US"/>
        </w:rPr>
        <w:t xml:space="preserve">      |</w:t>
      </w:r>
    </w:p>
    <w:p w14:paraId="7EAA84D4" w14:textId="77777777" w:rsidR="00210B6F" w:rsidRDefault="00210B6F" w:rsidP="008A1B53">
      <w:pPr>
        <w:ind w:firstLine="0"/>
        <w:rPr>
          <w:lang w:val="en-US" w:eastAsia="en-US"/>
        </w:rPr>
      </w:pPr>
    </w:p>
    <w:p w14:paraId="6EB6BCD0" w14:textId="77777777" w:rsidR="00210B6F" w:rsidRDefault="00210B6F" w:rsidP="008A1B53">
      <w:pPr>
        <w:pStyle w:val="a0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 xml:space="preserve">Шаг №2: расчёт начальной матрицы </w:t>
      </w:r>
      <w:r w:rsidR="007B5B60">
        <w:rPr>
          <w:lang w:eastAsia="en-US"/>
        </w:rPr>
        <w:t xml:space="preserve">производительностей </w:t>
      </w:r>
      <w:r w:rsidR="007B5B60">
        <w:rPr>
          <w:lang w:val="en-GB" w:eastAsia="en-US"/>
        </w:rPr>
        <w:t>Pi</w:t>
      </w:r>
      <w:r w:rsidR="007B5B60" w:rsidRPr="007B5B60">
        <w:rPr>
          <w:lang w:eastAsia="en-US"/>
        </w:rPr>
        <w:t xml:space="preserve"> </w:t>
      </w:r>
      <w:r>
        <w:rPr>
          <w:lang w:eastAsia="en-US"/>
        </w:rPr>
        <w:t xml:space="preserve">для сформированных </w:t>
      </w:r>
      <w:r>
        <w:rPr>
          <w:lang w:val="en-GB" w:eastAsia="en-US"/>
        </w:rPr>
        <w:t>n</w:t>
      </w:r>
      <w:r>
        <w:rPr>
          <w:lang w:eastAsia="en-US"/>
        </w:rPr>
        <w:t xml:space="preserve"> последовательностей очередей.</w:t>
      </w:r>
    </w:p>
    <w:p w14:paraId="737664E1" w14:textId="77777777" w:rsidR="00210B6F" w:rsidRPr="000A50B3" w:rsidRDefault="00210B6F" w:rsidP="008A1B53">
      <w:pPr>
        <w:pStyle w:val="a0"/>
        <w:ind w:left="1004" w:firstLine="0"/>
        <w:rPr>
          <w:lang w:eastAsia="en-US"/>
        </w:rPr>
      </w:pPr>
      <w:r>
        <w:rPr>
          <w:lang w:eastAsia="en-US"/>
        </w:rPr>
        <w:t>На втором шаге целью является формирование матрицы, с которой мы будем работать в алгоритме на следующих шагах – матрицы</w:t>
      </w:r>
      <w:r w:rsidR="007B5B60" w:rsidRPr="007B5B60">
        <w:rPr>
          <w:lang w:eastAsia="en-US"/>
        </w:rPr>
        <w:t xml:space="preserve"> </w:t>
      </w:r>
      <w:r w:rsidR="007B5B60">
        <w:rPr>
          <w:lang w:eastAsia="en-US"/>
        </w:rPr>
        <w:t>производительностей</w:t>
      </w:r>
      <w:r>
        <w:rPr>
          <w:lang w:eastAsia="en-US"/>
        </w:rPr>
        <w:t xml:space="preserve">. Для её формирования нужно рассчитать </w:t>
      </w:r>
      <w:r w:rsidR="000A50B3">
        <w:rPr>
          <w:lang w:eastAsia="en-US"/>
        </w:rPr>
        <w:t>нарушение</w:t>
      </w:r>
      <w:r>
        <w:rPr>
          <w:lang w:eastAsia="en-US"/>
        </w:rPr>
        <w:t xml:space="preserve"> для каждой работы в каждой из </w:t>
      </w:r>
      <w:r>
        <w:rPr>
          <w:lang w:val="en-GB" w:eastAsia="en-US"/>
        </w:rPr>
        <w:t>n</w:t>
      </w:r>
      <w:r w:rsidRPr="00210B6F">
        <w:rPr>
          <w:lang w:eastAsia="en-US"/>
        </w:rPr>
        <w:t xml:space="preserve"> </w:t>
      </w:r>
      <w:r>
        <w:rPr>
          <w:lang w:eastAsia="en-US"/>
        </w:rPr>
        <w:t>последовательностей.</w:t>
      </w:r>
      <w:r w:rsidR="000A50B3">
        <w:rPr>
          <w:lang w:eastAsia="en-US"/>
        </w:rPr>
        <w:t xml:space="preserve"> Приведу формулу для расчета работы под номером </w:t>
      </w:r>
      <w:proofErr w:type="spellStart"/>
      <w:r w:rsidR="000A50B3">
        <w:rPr>
          <w:lang w:val="en-GB" w:eastAsia="en-US"/>
        </w:rPr>
        <w:t>i</w:t>
      </w:r>
      <w:proofErr w:type="spellEnd"/>
      <w:r w:rsidR="000A50B3">
        <w:rPr>
          <w:lang w:eastAsia="en-US"/>
        </w:rPr>
        <w:t xml:space="preserve">, которая выполняется </w:t>
      </w:r>
      <w:r w:rsidR="000A50B3">
        <w:rPr>
          <w:lang w:val="en-GB" w:eastAsia="en-US"/>
        </w:rPr>
        <w:t>j</w:t>
      </w:r>
      <w:r w:rsidR="000A50B3" w:rsidRPr="000A50B3">
        <w:rPr>
          <w:lang w:eastAsia="en-US"/>
        </w:rPr>
        <w:t>-</w:t>
      </w:r>
      <w:r w:rsidR="000A50B3">
        <w:rPr>
          <w:lang w:eastAsia="en-US"/>
        </w:rPr>
        <w:t>ой по порядку.</w:t>
      </w:r>
    </w:p>
    <w:p w14:paraId="20090C8B" w14:textId="77777777" w:rsidR="000A50B3" w:rsidRDefault="000A50B3" w:rsidP="008A1B53">
      <w:pPr>
        <w:pStyle w:val="a0"/>
        <w:ind w:left="1004" w:firstLine="0"/>
        <w:rPr>
          <w:lang w:eastAsia="en-US"/>
        </w:rPr>
      </w:pPr>
    </w:p>
    <w:p w14:paraId="1632ED44" w14:textId="77777777" w:rsidR="00210B6F" w:rsidRPr="000A50B3" w:rsidRDefault="000A50B3" w:rsidP="008A1B53">
      <w:pPr>
        <w:pStyle w:val="a0"/>
        <w:ind w:left="1004" w:firstLine="0"/>
        <w:rPr>
          <w:lang w:eastAsia="en-US"/>
        </w:rPr>
      </w:pPr>
      <w:r>
        <w:rPr>
          <w:lang w:eastAsia="en-US"/>
        </w:rPr>
        <w:t>Нарушение</w:t>
      </w:r>
      <w:r w:rsidRPr="000A50B3">
        <w:rPr>
          <w:lang w:eastAsia="en-US"/>
        </w:rPr>
        <w:t>(</w:t>
      </w:r>
      <w:proofErr w:type="spellStart"/>
      <w:r>
        <w:rPr>
          <w:lang w:val="en-GB" w:eastAsia="en-US"/>
        </w:rPr>
        <w:t>i</w:t>
      </w:r>
      <w:proofErr w:type="spellEnd"/>
      <w:r w:rsidRPr="000A50B3">
        <w:rPr>
          <w:lang w:eastAsia="en-US"/>
        </w:rPr>
        <w:t xml:space="preserve">, </w:t>
      </w:r>
      <w:r>
        <w:rPr>
          <w:lang w:val="en-GB" w:eastAsia="en-US"/>
        </w:rPr>
        <w:t>j</w:t>
      </w:r>
      <w:r w:rsidRPr="000A50B3">
        <w:rPr>
          <w:lang w:eastAsia="en-US"/>
        </w:rPr>
        <w:t>)</w:t>
      </w:r>
      <w:r w:rsidR="00210B6F">
        <w:rPr>
          <w:lang w:eastAsia="en-US"/>
        </w:rPr>
        <w:t xml:space="preserve"> = (время окончания работы</w:t>
      </w:r>
      <w:r w:rsidRPr="000A50B3">
        <w:rPr>
          <w:lang w:eastAsia="en-US"/>
        </w:rPr>
        <w:t>(</w:t>
      </w:r>
      <w:proofErr w:type="spellStart"/>
      <w:r>
        <w:rPr>
          <w:lang w:val="en-GB" w:eastAsia="en-US"/>
        </w:rPr>
        <w:t>i</w:t>
      </w:r>
      <w:proofErr w:type="spellEnd"/>
      <w:r w:rsidRPr="000A50B3">
        <w:rPr>
          <w:lang w:eastAsia="en-US"/>
        </w:rPr>
        <w:t>)</w:t>
      </w:r>
      <w:r w:rsidR="00210B6F">
        <w:rPr>
          <w:lang w:eastAsia="en-US"/>
        </w:rPr>
        <w:t xml:space="preserve"> – </w:t>
      </w:r>
      <w:proofErr w:type="spellStart"/>
      <w:r w:rsidR="00210B6F">
        <w:rPr>
          <w:lang w:eastAsia="en-US"/>
        </w:rPr>
        <w:t>дир</w:t>
      </w:r>
      <w:proofErr w:type="spellEnd"/>
      <w:r w:rsidR="007B5B60">
        <w:rPr>
          <w:lang w:eastAsia="en-US"/>
        </w:rPr>
        <w:t>.</w:t>
      </w:r>
      <w:r w:rsidR="00210B6F">
        <w:rPr>
          <w:lang w:eastAsia="en-US"/>
        </w:rPr>
        <w:t xml:space="preserve"> срок</w:t>
      </w:r>
      <w:r w:rsidRPr="000A50B3">
        <w:rPr>
          <w:lang w:eastAsia="en-US"/>
        </w:rPr>
        <w:t>(</w:t>
      </w:r>
      <w:proofErr w:type="spellStart"/>
      <w:r>
        <w:rPr>
          <w:lang w:val="en-GB" w:eastAsia="en-US"/>
        </w:rPr>
        <w:t>i</w:t>
      </w:r>
      <w:proofErr w:type="spellEnd"/>
      <w:r w:rsidRPr="000A50B3">
        <w:rPr>
          <w:lang w:eastAsia="en-US"/>
        </w:rPr>
        <w:t>)</w:t>
      </w:r>
      <w:r w:rsidR="00210B6F">
        <w:rPr>
          <w:lang w:eastAsia="en-US"/>
        </w:rPr>
        <w:t xml:space="preserve">) * </w:t>
      </w:r>
      <w:r>
        <w:rPr>
          <w:lang w:eastAsia="en-US"/>
        </w:rPr>
        <w:t>штраф</w:t>
      </w:r>
      <w:r w:rsidRPr="000A50B3">
        <w:rPr>
          <w:lang w:eastAsia="en-US"/>
        </w:rPr>
        <w:t>(</w:t>
      </w:r>
      <w:proofErr w:type="spellStart"/>
      <w:r>
        <w:rPr>
          <w:lang w:val="en-GB" w:eastAsia="en-US"/>
        </w:rPr>
        <w:t>i</w:t>
      </w:r>
      <w:proofErr w:type="spellEnd"/>
      <w:r w:rsidRPr="000A50B3">
        <w:rPr>
          <w:lang w:eastAsia="en-US"/>
        </w:rPr>
        <w:t>)</w:t>
      </w:r>
      <w:r w:rsidR="007B5B60">
        <w:rPr>
          <w:lang w:eastAsia="en-US"/>
        </w:rPr>
        <w:t xml:space="preserve"> (*)</w:t>
      </w:r>
    </w:p>
    <w:p w14:paraId="3AC50918" w14:textId="77777777" w:rsidR="007A4803" w:rsidRDefault="007A4803" w:rsidP="008A1B53">
      <w:pPr>
        <w:pStyle w:val="a0"/>
        <w:ind w:left="644" w:firstLine="0"/>
        <w:rPr>
          <w:lang w:eastAsia="en-US"/>
        </w:rPr>
      </w:pPr>
    </w:p>
    <w:p w14:paraId="33FAAAD2" w14:textId="77777777" w:rsidR="000A50B3" w:rsidRDefault="000A50B3" w:rsidP="008A1B53">
      <w:pPr>
        <w:pStyle w:val="a0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>Шаг 3: работа Венгерского алгоритма.</w:t>
      </w:r>
    </w:p>
    <w:p w14:paraId="3278109C" w14:textId="77777777" w:rsidR="000A50B3" w:rsidRDefault="000A50B3" w:rsidP="008A1B53">
      <w:pPr>
        <w:pStyle w:val="a0"/>
        <w:ind w:left="1004" w:firstLine="0"/>
        <w:rPr>
          <w:lang w:eastAsia="en-US"/>
        </w:rPr>
      </w:pPr>
      <w:r>
        <w:rPr>
          <w:lang w:eastAsia="en-US"/>
        </w:rPr>
        <w:t xml:space="preserve">Матрица </w:t>
      </w:r>
      <w:r w:rsidR="007B5B60">
        <w:rPr>
          <w:lang w:val="en-GB" w:eastAsia="en-US"/>
        </w:rPr>
        <w:t>Pi</w:t>
      </w:r>
      <w:r w:rsidR="007B5B60" w:rsidRPr="007B5B60">
        <w:rPr>
          <w:lang w:eastAsia="en-US"/>
        </w:rPr>
        <w:t xml:space="preserve"> </w:t>
      </w:r>
      <w:r>
        <w:rPr>
          <w:lang w:eastAsia="en-US"/>
        </w:rPr>
        <w:t>на этом шаге является исходными данными для работы венгерского алгоритма с аддитивным критерием на минимум. На выходе получаем вектор порядка исполнения выбранных работ и суммарное взвешенное запаздывание.</w:t>
      </w:r>
    </w:p>
    <w:p w14:paraId="4321EDBD" w14:textId="77777777" w:rsidR="000A50B3" w:rsidRDefault="000A50B3" w:rsidP="008A1B53">
      <w:pPr>
        <w:pStyle w:val="a0"/>
        <w:ind w:left="1004" w:firstLine="0"/>
        <w:rPr>
          <w:lang w:eastAsia="en-US"/>
        </w:rPr>
      </w:pPr>
    </w:p>
    <w:p w14:paraId="07AA46ED" w14:textId="77777777" w:rsidR="000A50B3" w:rsidRDefault="000A50B3" w:rsidP="008A1B53">
      <w:pPr>
        <w:pStyle w:val="a0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 xml:space="preserve">Шаг 4: Перерасчет </w:t>
      </w:r>
      <w:r w:rsidR="007B5B60">
        <w:rPr>
          <w:lang w:val="en-GB" w:eastAsia="en-US"/>
        </w:rPr>
        <w:t>Pi</w:t>
      </w:r>
      <w:r w:rsidR="007B5B60" w:rsidRPr="007B5B60">
        <w:rPr>
          <w:lang w:eastAsia="en-US"/>
        </w:rPr>
        <w:t xml:space="preserve"> </w:t>
      </w:r>
      <w:r>
        <w:rPr>
          <w:lang w:eastAsia="en-US"/>
        </w:rPr>
        <w:t>для полученного из Венгерского алгоритма порядка работ.</w:t>
      </w:r>
    </w:p>
    <w:p w14:paraId="2A6FAEB7" w14:textId="77777777" w:rsidR="000A50B3" w:rsidRDefault="007B5B60" w:rsidP="008A1B53">
      <w:pPr>
        <w:pStyle w:val="a0"/>
        <w:ind w:left="1004" w:firstLine="0"/>
        <w:rPr>
          <w:color w:val="000000"/>
        </w:rPr>
      </w:pPr>
      <w:r>
        <w:rPr>
          <w:lang w:eastAsia="en-US"/>
        </w:rPr>
        <w:t xml:space="preserve">На этом шаге происходит перерасчет нарушений по формуле </w:t>
      </w:r>
      <w:r w:rsidRPr="007B5B60">
        <w:rPr>
          <w:lang w:eastAsia="en-US"/>
        </w:rPr>
        <w:t xml:space="preserve">(*). В </w:t>
      </w:r>
      <w:r w:rsidRPr="007B5B60">
        <w:rPr>
          <w:color w:val="000000"/>
        </w:rPr>
        <w:t xml:space="preserve">матрице производительностей </w:t>
      </w:r>
      <w:proofErr w:type="spellStart"/>
      <w:r w:rsidRPr="007B5B60">
        <w:rPr>
          <w:color w:val="000000"/>
        </w:rPr>
        <w:t>Pi</w:t>
      </w:r>
      <w:proofErr w:type="spellEnd"/>
      <w:r w:rsidRPr="007B5B60">
        <w:rPr>
          <w:color w:val="000000"/>
        </w:rPr>
        <w:t xml:space="preserve"> уточняются элементы, соответствующие полученному решению;</w:t>
      </w:r>
    </w:p>
    <w:p w14:paraId="198E7A4D" w14:textId="77777777" w:rsidR="007B5B60" w:rsidRDefault="007B5B60" w:rsidP="008A1B53">
      <w:pPr>
        <w:pStyle w:val="a0"/>
        <w:ind w:left="1004" w:firstLine="0"/>
        <w:rPr>
          <w:color w:val="000000"/>
        </w:rPr>
      </w:pPr>
    </w:p>
    <w:p w14:paraId="09F68AF5" w14:textId="77777777" w:rsidR="007B5B60" w:rsidRPr="007B5B60" w:rsidRDefault="007B5B60" w:rsidP="008A1B53">
      <w:pPr>
        <w:pStyle w:val="a0"/>
        <w:numPr>
          <w:ilvl w:val="0"/>
          <w:numId w:val="26"/>
        </w:numPr>
        <w:rPr>
          <w:lang w:val="en-GB" w:eastAsia="en-US"/>
        </w:rPr>
      </w:pPr>
      <w:r>
        <w:rPr>
          <w:color w:val="000000"/>
        </w:rPr>
        <w:t>Шаг 5</w:t>
      </w:r>
      <w:r>
        <w:rPr>
          <w:color w:val="000000"/>
          <w:lang w:val="en-GB"/>
        </w:rPr>
        <w:t xml:space="preserve">: </w:t>
      </w:r>
      <w:r>
        <w:rPr>
          <w:color w:val="000000"/>
        </w:rPr>
        <w:t>повтор шага 3-4.</w:t>
      </w:r>
    </w:p>
    <w:p w14:paraId="523D8835" w14:textId="77777777" w:rsidR="007B5B60" w:rsidRDefault="007B5B60" w:rsidP="008A1B53">
      <w:pPr>
        <w:pStyle w:val="a0"/>
        <w:ind w:left="1004" w:firstLine="0"/>
        <w:rPr>
          <w:color w:val="000000"/>
        </w:rPr>
      </w:pPr>
      <w:r>
        <w:rPr>
          <w:color w:val="000000"/>
        </w:rPr>
        <w:t xml:space="preserve">Шаги 3 и 4 будут исполняться до тех пор, пока матрица </w:t>
      </w:r>
      <w:r>
        <w:rPr>
          <w:color w:val="000000"/>
          <w:lang w:val="en-GB"/>
        </w:rPr>
        <w:t>Pi</w:t>
      </w:r>
      <w:r w:rsidRPr="007B5B60">
        <w:rPr>
          <w:color w:val="000000"/>
        </w:rPr>
        <w:t xml:space="preserve"> </w:t>
      </w:r>
      <w:r>
        <w:rPr>
          <w:color w:val="000000"/>
        </w:rPr>
        <w:t>не перестанет меняться. Как только это произойдет, искомое решение задачи о расписаниях будет найдено.</w:t>
      </w:r>
    </w:p>
    <w:p w14:paraId="1D9F43BB" w14:textId="77777777" w:rsidR="007B5B60" w:rsidRDefault="007B5B60" w:rsidP="008A1B53">
      <w:pPr>
        <w:pStyle w:val="a0"/>
        <w:ind w:left="1004" w:firstLine="0"/>
        <w:rPr>
          <w:color w:val="000000"/>
        </w:rPr>
      </w:pPr>
    </w:p>
    <w:p w14:paraId="01F614AF" w14:textId="77777777" w:rsidR="007B5B60" w:rsidRDefault="007B5B60" w:rsidP="008A1B53">
      <w:pPr>
        <w:rPr>
          <w:lang w:eastAsia="en-US"/>
        </w:rPr>
      </w:pPr>
      <w:r w:rsidRPr="007B5B60">
        <w:rPr>
          <w:u w:val="single"/>
          <w:lang w:eastAsia="en-US"/>
        </w:rPr>
        <w:lastRenderedPageBreak/>
        <w:t>Выходные данные</w:t>
      </w:r>
      <w:r>
        <w:rPr>
          <w:lang w:eastAsia="en-US"/>
        </w:rPr>
        <w:t>: вектор порядка выполнения работ и суммарное взвешенное запаздывание.</w:t>
      </w:r>
    </w:p>
    <w:p w14:paraId="58843672" w14:textId="77777777" w:rsidR="00E1464D" w:rsidRDefault="005D0FFE" w:rsidP="006026A9">
      <w:pPr>
        <w:pStyle w:val="2"/>
      </w:pPr>
      <w:bookmarkStart w:id="52" w:name="_Toc66172368"/>
      <w:r>
        <w:t>П</w:t>
      </w:r>
      <w:r w:rsidR="00E1464D">
        <w:t>рограммная реализация</w:t>
      </w:r>
      <w:bookmarkEnd w:id="52"/>
    </w:p>
    <w:p w14:paraId="63298815" w14:textId="77777777" w:rsidR="008A1B53" w:rsidRDefault="00E1464D" w:rsidP="008A1B53">
      <w:pPr>
        <w:rPr>
          <w:lang w:eastAsia="en-US"/>
        </w:rPr>
      </w:pPr>
      <w:r>
        <w:rPr>
          <w:lang w:eastAsia="en-US"/>
        </w:rPr>
        <w:t xml:space="preserve">Для программной реализации итерационного алгоритма я воспользовалась </w:t>
      </w:r>
      <w:r>
        <w:rPr>
          <w:lang w:val="en-GB" w:eastAsia="en-US"/>
        </w:rPr>
        <w:t>Windows</w:t>
      </w:r>
      <w:r w:rsidRPr="00E1464D">
        <w:rPr>
          <w:lang w:eastAsia="en-US"/>
        </w:rPr>
        <w:t xml:space="preserve"> </w:t>
      </w:r>
      <w:r>
        <w:rPr>
          <w:lang w:val="en-GB" w:eastAsia="en-US"/>
        </w:rPr>
        <w:t>Forms</w:t>
      </w:r>
      <w:r w:rsidRPr="00E1464D">
        <w:rPr>
          <w:lang w:eastAsia="en-US"/>
        </w:rPr>
        <w:t xml:space="preserve"> </w:t>
      </w:r>
      <w:r>
        <w:rPr>
          <w:lang w:val="en-GB" w:eastAsia="en-US"/>
        </w:rPr>
        <w:t>C</w:t>
      </w:r>
      <w:r w:rsidR="008A1B53">
        <w:rPr>
          <w:lang w:eastAsia="en-US"/>
        </w:rPr>
        <w:t>#. Код основных модулей приведен в Приложении.</w:t>
      </w:r>
    </w:p>
    <w:p w14:paraId="4B568836" w14:textId="77777777" w:rsidR="00E1464D" w:rsidRDefault="00E1464D" w:rsidP="008A1B53">
      <w:pPr>
        <w:rPr>
          <w:lang w:eastAsia="en-US"/>
        </w:rPr>
      </w:pPr>
      <w:r>
        <w:rPr>
          <w:lang w:eastAsia="en-US"/>
        </w:rPr>
        <w:t>Привожу скриншоты работы программы по шагам</w:t>
      </w:r>
      <w:r w:rsidR="002221F7">
        <w:rPr>
          <w:lang w:eastAsia="en-US"/>
        </w:rPr>
        <w:t>.</w:t>
      </w:r>
    </w:p>
    <w:p w14:paraId="51B45FC0" w14:textId="77777777" w:rsidR="002221F7" w:rsidRDefault="002221F7" w:rsidP="008A1B53">
      <w:pPr>
        <w:rPr>
          <w:lang w:eastAsia="en-US"/>
        </w:rPr>
      </w:pPr>
    </w:p>
    <w:p w14:paraId="0FCA2451" w14:textId="77777777" w:rsidR="00E1464D" w:rsidRPr="002221F7" w:rsidRDefault="002221F7" w:rsidP="008A1B53">
      <w:pPr>
        <w:rPr>
          <w:i/>
          <w:iCs/>
          <w:u w:val="single"/>
          <w:lang w:eastAsia="en-US"/>
        </w:rPr>
      </w:pPr>
      <w:r w:rsidRPr="002221F7">
        <w:rPr>
          <w:i/>
          <w:iCs/>
          <w:u w:val="single"/>
          <w:lang w:eastAsia="en-US"/>
        </w:rPr>
        <w:t>Пример 1.</w:t>
      </w:r>
    </w:p>
    <w:p w14:paraId="58DFE98D" w14:textId="77777777" w:rsidR="00E1464D" w:rsidRDefault="00825B93" w:rsidP="008A1B53">
      <w:pPr>
        <w:ind w:firstLine="0"/>
        <w:rPr>
          <w:lang w:eastAsia="en-US"/>
        </w:rPr>
      </w:pPr>
      <w:r>
        <w:rPr>
          <w:lang w:eastAsia="en-US"/>
        </w:rPr>
        <w:t>Исходные</w:t>
      </w:r>
      <w:r w:rsidR="0084591C">
        <w:rPr>
          <w:lang w:eastAsia="en-US"/>
        </w:rPr>
        <w:t xml:space="preserve"> данные</w:t>
      </w:r>
      <w:r w:rsidR="002221F7">
        <w:rPr>
          <w:lang w:eastAsia="en-US"/>
        </w:rPr>
        <w:t xml:space="preserve"> – из файла</w:t>
      </w:r>
      <w:r w:rsidR="0084591C">
        <w:rPr>
          <w:lang w:eastAsia="en-US"/>
        </w:rPr>
        <w:t>:</w:t>
      </w:r>
    </w:p>
    <w:p w14:paraId="210FB3EB" w14:textId="77777777" w:rsidR="00C62377" w:rsidRDefault="00C62377" w:rsidP="008A1B53">
      <w:pPr>
        <w:ind w:firstLine="0"/>
        <w:rPr>
          <w:lang w:eastAsia="en-US"/>
        </w:rPr>
      </w:pPr>
    </w:p>
    <w:p w14:paraId="3718A677" w14:textId="51131020" w:rsidR="005D0FFE" w:rsidRPr="002221F7" w:rsidRDefault="00BA0C80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635E7A42" wp14:editId="7D479BEB">
            <wp:extent cx="3911600" cy="23314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602" t="20524" r="62027" b="58951"/>
                    <a:stretch/>
                  </pic:blipFill>
                  <pic:spPr bwMode="auto">
                    <a:xfrm>
                      <a:off x="0" y="0"/>
                      <a:ext cx="3947238" cy="235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6E1CC" w14:textId="77777777" w:rsidR="00825B93" w:rsidRDefault="00A30EBA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403AB078" wp14:editId="2690D34C">
            <wp:extent cx="3892772" cy="23545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7441" t="11632" r="25337" b="16091"/>
                    <a:stretch/>
                  </pic:blipFill>
                  <pic:spPr bwMode="auto">
                    <a:xfrm>
                      <a:off x="0" y="0"/>
                      <a:ext cx="3897243" cy="235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11C49" w14:textId="77777777" w:rsidR="00A30EBA" w:rsidRDefault="00A30EBA" w:rsidP="008A1B53">
      <w:pPr>
        <w:ind w:firstLine="0"/>
        <w:rPr>
          <w:lang w:eastAsia="en-US"/>
        </w:rPr>
      </w:pPr>
    </w:p>
    <w:p w14:paraId="1BA6F9CF" w14:textId="77777777" w:rsidR="00A30EBA" w:rsidRDefault="00A30EBA" w:rsidP="008A1B53">
      <w:pPr>
        <w:ind w:firstLine="0"/>
        <w:rPr>
          <w:lang w:eastAsia="en-US"/>
        </w:rPr>
      </w:pPr>
      <w:r>
        <w:rPr>
          <w:lang w:eastAsia="en-US"/>
        </w:rPr>
        <w:t>Шаг 1:</w:t>
      </w:r>
    </w:p>
    <w:p w14:paraId="6FCA3324" w14:textId="77777777" w:rsidR="00A30EBA" w:rsidRDefault="00A30EBA" w:rsidP="008A1B53">
      <w:pPr>
        <w:ind w:firstLine="0"/>
        <w:rPr>
          <w:lang w:eastAsia="en-US"/>
        </w:rPr>
      </w:pPr>
    </w:p>
    <w:p w14:paraId="3B18EE14" w14:textId="77777777" w:rsidR="00A30EBA" w:rsidRDefault="00A30EBA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1D06CD13" wp14:editId="28F609CD">
            <wp:extent cx="3933170" cy="220218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1796" t="3421" r="40923" b="39567"/>
                    <a:stretch/>
                  </pic:blipFill>
                  <pic:spPr bwMode="auto">
                    <a:xfrm>
                      <a:off x="0" y="0"/>
                      <a:ext cx="3952938" cy="221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254CD" w14:textId="77777777" w:rsidR="00A30EBA" w:rsidRDefault="00A30EBA" w:rsidP="008A1B53">
      <w:pPr>
        <w:ind w:firstLine="0"/>
        <w:rPr>
          <w:lang w:eastAsia="en-US"/>
        </w:rPr>
      </w:pPr>
    </w:p>
    <w:p w14:paraId="2B2C06A7" w14:textId="77777777" w:rsidR="00A30EBA" w:rsidRDefault="00A30EBA" w:rsidP="008A1B53">
      <w:pPr>
        <w:ind w:firstLine="0"/>
        <w:rPr>
          <w:lang w:eastAsia="en-US"/>
        </w:rPr>
      </w:pPr>
      <w:r>
        <w:rPr>
          <w:lang w:eastAsia="en-US"/>
        </w:rPr>
        <w:lastRenderedPageBreak/>
        <w:t>Шаг 2:</w:t>
      </w:r>
    </w:p>
    <w:p w14:paraId="530807C3" w14:textId="77777777" w:rsidR="00A30EBA" w:rsidRDefault="00A30EBA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01E2C449" wp14:editId="7390CA95">
            <wp:extent cx="4230577" cy="214122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6286" t="4561" r="20462" b="29533"/>
                    <a:stretch/>
                  </pic:blipFill>
                  <pic:spPr bwMode="auto">
                    <a:xfrm>
                      <a:off x="0" y="0"/>
                      <a:ext cx="4250820" cy="215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AE89" w14:textId="77777777" w:rsidR="00A30EBA" w:rsidRDefault="00A30EBA" w:rsidP="008A1B53">
      <w:pPr>
        <w:ind w:firstLine="0"/>
        <w:rPr>
          <w:lang w:eastAsia="en-US"/>
        </w:rPr>
      </w:pPr>
    </w:p>
    <w:p w14:paraId="121AB0CA" w14:textId="77777777" w:rsidR="00A30EBA" w:rsidRDefault="00A30EBA" w:rsidP="008A1B53">
      <w:pPr>
        <w:ind w:firstLine="0"/>
        <w:rPr>
          <w:lang w:eastAsia="en-US"/>
        </w:rPr>
      </w:pPr>
      <w:r>
        <w:rPr>
          <w:lang w:eastAsia="en-US"/>
        </w:rPr>
        <w:t>Шаг 3:</w:t>
      </w:r>
    </w:p>
    <w:p w14:paraId="24FCE1F8" w14:textId="77777777" w:rsidR="00A30EBA" w:rsidRDefault="00A30EBA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14B89A77" wp14:editId="090A73AB">
            <wp:extent cx="4339038" cy="2133600"/>
            <wp:effectExtent l="19050" t="0" r="436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l="6031" t="3649" r="16484" b="28620"/>
                    <a:stretch/>
                  </pic:blipFill>
                  <pic:spPr bwMode="auto">
                    <a:xfrm>
                      <a:off x="0" y="0"/>
                      <a:ext cx="4355058" cy="214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59D7F" w14:textId="77777777" w:rsidR="00A30EBA" w:rsidRDefault="00A30EBA" w:rsidP="008A1B53">
      <w:pPr>
        <w:ind w:firstLine="0"/>
        <w:rPr>
          <w:lang w:eastAsia="en-US"/>
        </w:rPr>
      </w:pPr>
    </w:p>
    <w:p w14:paraId="7F27BFAA" w14:textId="77777777" w:rsidR="00A30EBA" w:rsidRDefault="00A30EBA" w:rsidP="008A1B53">
      <w:pPr>
        <w:ind w:firstLine="0"/>
        <w:rPr>
          <w:lang w:eastAsia="en-US"/>
        </w:rPr>
      </w:pPr>
      <w:r>
        <w:rPr>
          <w:lang w:eastAsia="en-US"/>
        </w:rPr>
        <w:t>Шаг 4:</w:t>
      </w:r>
    </w:p>
    <w:p w14:paraId="32F0D53E" w14:textId="77777777" w:rsidR="00A30EBA" w:rsidRDefault="00A30EBA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71040F94" wp14:editId="43D6A444">
            <wp:extent cx="4904999" cy="190500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6415" t="5017" r="9685" b="37058"/>
                    <a:stretch/>
                  </pic:blipFill>
                  <pic:spPr bwMode="auto">
                    <a:xfrm>
                      <a:off x="0" y="0"/>
                      <a:ext cx="4912103" cy="190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1885C" w14:textId="77777777" w:rsidR="00A30EBA" w:rsidRDefault="00A30EBA" w:rsidP="008A1B53">
      <w:pPr>
        <w:ind w:firstLine="0"/>
        <w:rPr>
          <w:lang w:eastAsia="en-US"/>
        </w:rPr>
      </w:pPr>
    </w:p>
    <w:p w14:paraId="73490D48" w14:textId="77777777" w:rsidR="00A30EBA" w:rsidRDefault="00A30EBA" w:rsidP="008A1B53">
      <w:pPr>
        <w:ind w:firstLine="0"/>
        <w:rPr>
          <w:lang w:eastAsia="en-US"/>
        </w:rPr>
      </w:pPr>
    </w:p>
    <w:p w14:paraId="548F7785" w14:textId="77777777" w:rsidR="00A30EBA" w:rsidRDefault="00A30EBA" w:rsidP="008A1B53">
      <w:pPr>
        <w:ind w:firstLine="0"/>
        <w:rPr>
          <w:lang w:eastAsia="en-US"/>
        </w:rPr>
      </w:pPr>
      <w:r>
        <w:rPr>
          <w:lang w:eastAsia="en-US"/>
        </w:rPr>
        <w:t>Шаг 5:</w:t>
      </w:r>
    </w:p>
    <w:p w14:paraId="1EE9069B" w14:textId="77777777" w:rsidR="00A30EBA" w:rsidRDefault="00A30EBA" w:rsidP="008A1B53">
      <w:pPr>
        <w:ind w:firstLine="0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C689627" wp14:editId="73551AA6">
            <wp:extent cx="4699355" cy="2819400"/>
            <wp:effectExtent l="19050" t="0" r="599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/>
                    <a:srcRect l="6286" t="5018" r="16736" b="12884"/>
                    <a:stretch/>
                  </pic:blipFill>
                  <pic:spPr bwMode="auto">
                    <a:xfrm>
                      <a:off x="0" y="0"/>
                      <a:ext cx="4711476" cy="2826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F2140" w14:textId="77777777" w:rsidR="002221F7" w:rsidRDefault="002221F7" w:rsidP="008A1B53">
      <w:pPr>
        <w:ind w:firstLine="0"/>
        <w:rPr>
          <w:lang w:eastAsia="en-US"/>
        </w:rPr>
      </w:pPr>
    </w:p>
    <w:p w14:paraId="159B9641" w14:textId="77777777" w:rsidR="002221F7" w:rsidRDefault="002221F7" w:rsidP="008A1B53">
      <w:pPr>
        <w:ind w:firstLine="0"/>
        <w:rPr>
          <w:i/>
          <w:iCs/>
          <w:u w:val="single"/>
          <w:lang w:eastAsia="en-US"/>
        </w:rPr>
      </w:pPr>
      <w:r w:rsidRPr="002221F7">
        <w:rPr>
          <w:i/>
          <w:iCs/>
          <w:u w:val="single"/>
          <w:lang w:eastAsia="en-US"/>
        </w:rPr>
        <w:t>Пример 2.</w:t>
      </w:r>
    </w:p>
    <w:p w14:paraId="0CDFF4C9" w14:textId="77777777" w:rsidR="002221F7" w:rsidRPr="002221F7" w:rsidRDefault="002221F7" w:rsidP="008A1B53">
      <w:pPr>
        <w:ind w:firstLine="0"/>
        <w:rPr>
          <w:i/>
          <w:iCs/>
          <w:u w:val="single"/>
          <w:lang w:eastAsia="en-US"/>
        </w:rPr>
      </w:pPr>
    </w:p>
    <w:p w14:paraId="06BE8D34" w14:textId="77777777" w:rsidR="002221F7" w:rsidRDefault="002221F7" w:rsidP="008A1B53">
      <w:pPr>
        <w:ind w:firstLine="0"/>
        <w:rPr>
          <w:lang w:eastAsia="en-US"/>
        </w:rPr>
      </w:pPr>
      <w:r>
        <w:rPr>
          <w:lang w:eastAsia="en-US"/>
        </w:rPr>
        <w:t>Исходные данные – сформированы случайно:</w:t>
      </w:r>
    </w:p>
    <w:p w14:paraId="573BB09F" w14:textId="77777777" w:rsidR="002221F7" w:rsidRDefault="002221F7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22EC5342" wp14:editId="5F42D5AE">
            <wp:extent cx="4713089" cy="287274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/>
                    <a:srcRect l="2694" t="3648" r="29955" b="23375"/>
                    <a:stretch/>
                  </pic:blipFill>
                  <pic:spPr bwMode="auto">
                    <a:xfrm>
                      <a:off x="0" y="0"/>
                      <a:ext cx="4716099" cy="287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3AE76" w14:textId="77777777" w:rsidR="002221F7" w:rsidRDefault="002221F7" w:rsidP="008A1B53">
      <w:pPr>
        <w:ind w:firstLine="0"/>
        <w:rPr>
          <w:noProof/>
        </w:rPr>
      </w:pPr>
    </w:p>
    <w:p w14:paraId="4A78B185" w14:textId="77777777" w:rsidR="002221F7" w:rsidRDefault="002221F7" w:rsidP="008A1B53">
      <w:pPr>
        <w:ind w:firstLine="0"/>
        <w:rPr>
          <w:noProof/>
        </w:rPr>
      </w:pPr>
      <w:r>
        <w:rPr>
          <w:noProof/>
        </w:rPr>
        <w:t>Шаг 1:</w:t>
      </w:r>
    </w:p>
    <w:p w14:paraId="133F0E31" w14:textId="77777777" w:rsidR="002221F7" w:rsidRDefault="002221F7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220C51B9" wp14:editId="4DA7F40F">
            <wp:extent cx="4591164" cy="285750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2181" t="3421" r="30211" b="21779"/>
                    <a:stretch/>
                  </pic:blipFill>
                  <pic:spPr bwMode="auto">
                    <a:xfrm>
                      <a:off x="0" y="0"/>
                      <a:ext cx="4615433" cy="287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01D3A" w14:textId="77777777" w:rsidR="002221F7" w:rsidRDefault="002221F7" w:rsidP="008A1B53">
      <w:pPr>
        <w:ind w:firstLine="0"/>
        <w:rPr>
          <w:lang w:eastAsia="en-US"/>
        </w:rPr>
      </w:pPr>
    </w:p>
    <w:p w14:paraId="063E3974" w14:textId="77777777" w:rsidR="002221F7" w:rsidRDefault="002221F7" w:rsidP="008A1B53">
      <w:pPr>
        <w:ind w:firstLine="0"/>
        <w:rPr>
          <w:lang w:eastAsia="en-US"/>
        </w:rPr>
      </w:pPr>
      <w:r>
        <w:rPr>
          <w:lang w:eastAsia="en-US"/>
        </w:rPr>
        <w:t>Шаг 2:</w:t>
      </w:r>
    </w:p>
    <w:p w14:paraId="1C2EC287" w14:textId="77777777" w:rsidR="002221F7" w:rsidRDefault="002221F7" w:rsidP="008A1B53">
      <w:pPr>
        <w:ind w:firstLine="0"/>
        <w:rPr>
          <w:lang w:eastAsia="en-US"/>
        </w:rPr>
      </w:pPr>
    </w:p>
    <w:p w14:paraId="48E96F0A" w14:textId="77777777" w:rsidR="002221F7" w:rsidRDefault="002221F7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3F4AB2B9" wp14:editId="2FB743CA">
            <wp:extent cx="4474899" cy="1965960"/>
            <wp:effectExtent l="19050" t="0" r="185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l="2181" t="3194" r="5837" b="24970"/>
                    <a:stretch/>
                  </pic:blipFill>
                  <pic:spPr bwMode="auto">
                    <a:xfrm>
                      <a:off x="0" y="0"/>
                      <a:ext cx="4479444" cy="196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59CBD" w14:textId="77777777" w:rsidR="002221F7" w:rsidRDefault="002221F7" w:rsidP="008A1B53">
      <w:pPr>
        <w:ind w:firstLine="0"/>
        <w:rPr>
          <w:lang w:eastAsia="en-US"/>
        </w:rPr>
      </w:pPr>
    </w:p>
    <w:p w14:paraId="756ACAC9" w14:textId="77777777" w:rsidR="002221F7" w:rsidRDefault="002221F7" w:rsidP="008A1B53">
      <w:pPr>
        <w:ind w:firstLine="0"/>
        <w:rPr>
          <w:lang w:eastAsia="en-US"/>
        </w:rPr>
      </w:pPr>
      <w:r>
        <w:rPr>
          <w:lang w:eastAsia="en-US"/>
        </w:rPr>
        <w:t>Шаг 3:</w:t>
      </w:r>
    </w:p>
    <w:p w14:paraId="1CF26FD7" w14:textId="77777777" w:rsidR="002221F7" w:rsidRDefault="002221F7" w:rsidP="008A1B53">
      <w:pPr>
        <w:ind w:firstLine="0"/>
        <w:rPr>
          <w:lang w:eastAsia="en-US"/>
        </w:rPr>
      </w:pPr>
    </w:p>
    <w:p w14:paraId="1BB95776" w14:textId="77777777" w:rsidR="002221F7" w:rsidRDefault="002221F7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24B07B65" wp14:editId="217A9175">
            <wp:extent cx="4847523" cy="220218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2309" t="2736" r="6479" b="23603"/>
                    <a:stretch/>
                  </pic:blipFill>
                  <pic:spPr bwMode="auto">
                    <a:xfrm>
                      <a:off x="0" y="0"/>
                      <a:ext cx="4852688" cy="220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D00DE" w14:textId="77777777" w:rsidR="002221F7" w:rsidRDefault="002221F7" w:rsidP="008A1B53">
      <w:pPr>
        <w:ind w:firstLine="0"/>
        <w:rPr>
          <w:lang w:eastAsia="en-US"/>
        </w:rPr>
      </w:pPr>
    </w:p>
    <w:p w14:paraId="7AF7048F" w14:textId="77777777" w:rsidR="002221F7" w:rsidRPr="002221F7" w:rsidRDefault="002221F7" w:rsidP="008A1B53">
      <w:pPr>
        <w:ind w:firstLine="0"/>
        <w:rPr>
          <w:lang w:eastAsia="en-US"/>
        </w:rPr>
      </w:pPr>
      <w:r>
        <w:rPr>
          <w:lang w:eastAsia="en-US"/>
        </w:rPr>
        <w:t>Шаг 4:</w:t>
      </w:r>
    </w:p>
    <w:p w14:paraId="7176DFD3" w14:textId="77777777" w:rsidR="002221F7" w:rsidRDefault="002221F7" w:rsidP="008A1B53">
      <w:pPr>
        <w:ind w:firstLine="0"/>
        <w:rPr>
          <w:lang w:eastAsia="en-US"/>
        </w:rPr>
      </w:pPr>
    </w:p>
    <w:p w14:paraId="7875A7D9" w14:textId="77777777" w:rsidR="002221F7" w:rsidRDefault="002221F7" w:rsidP="008A1B53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762AFF15" wp14:editId="6A88B0B4">
            <wp:extent cx="3481976" cy="2613660"/>
            <wp:effectExtent l="19050" t="0" r="4174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/>
                    <a:srcRect l="38068" t="3193" r="6479" b="22813"/>
                    <a:stretch/>
                  </pic:blipFill>
                  <pic:spPr bwMode="auto">
                    <a:xfrm>
                      <a:off x="0" y="0"/>
                      <a:ext cx="3491440" cy="262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515F5" w14:textId="77777777" w:rsidR="002221F7" w:rsidRDefault="002221F7" w:rsidP="008A1B53">
      <w:pPr>
        <w:ind w:firstLine="0"/>
        <w:rPr>
          <w:lang w:eastAsia="en-US"/>
        </w:rPr>
      </w:pPr>
    </w:p>
    <w:p w14:paraId="42184806" w14:textId="77777777" w:rsidR="002221F7" w:rsidRDefault="002221F7" w:rsidP="008A1B53">
      <w:pPr>
        <w:ind w:firstLine="0"/>
        <w:rPr>
          <w:lang w:eastAsia="en-US"/>
        </w:rPr>
      </w:pPr>
      <w:r>
        <w:rPr>
          <w:lang w:eastAsia="en-US"/>
        </w:rPr>
        <w:t>Шаг 5:</w:t>
      </w:r>
    </w:p>
    <w:p w14:paraId="388FD6DC" w14:textId="77777777" w:rsidR="002221F7" w:rsidRDefault="002221F7" w:rsidP="008A1B53">
      <w:pPr>
        <w:ind w:firstLine="0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8EFCEC5" wp14:editId="42DC2C30">
            <wp:extent cx="4008610" cy="334518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/>
                    <a:srcRect l="37460" t="3193" r="7505" b="15165"/>
                    <a:stretch/>
                  </pic:blipFill>
                  <pic:spPr bwMode="auto">
                    <a:xfrm>
                      <a:off x="0" y="0"/>
                      <a:ext cx="4017985" cy="335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2971C" w14:textId="77777777" w:rsidR="00794A8C" w:rsidRDefault="00794A8C" w:rsidP="008A1B53">
      <w:pPr>
        <w:ind w:firstLine="0"/>
        <w:rPr>
          <w:lang w:eastAsia="en-US"/>
        </w:rPr>
      </w:pPr>
    </w:p>
    <w:p w14:paraId="0CDBB0D7" w14:textId="77777777" w:rsidR="00794A8C" w:rsidRDefault="00794A8C" w:rsidP="008A1B53">
      <w:pPr>
        <w:ind w:firstLine="0"/>
        <w:rPr>
          <w:lang w:eastAsia="en-US"/>
        </w:rPr>
      </w:pPr>
    </w:p>
    <w:p w14:paraId="631BED43" w14:textId="77777777" w:rsidR="005D0FFE" w:rsidRDefault="005D0FFE" w:rsidP="008A1B53">
      <w:pPr>
        <w:spacing w:after="200"/>
        <w:ind w:firstLine="0"/>
        <w:jc w:val="left"/>
        <w:rPr>
          <w:b/>
          <w:bCs/>
          <w:kern w:val="36"/>
          <w:sz w:val="28"/>
          <w:szCs w:val="32"/>
          <w:lang w:eastAsia="en-US"/>
        </w:rPr>
      </w:pPr>
      <w:r>
        <w:br w:type="page"/>
      </w:r>
    </w:p>
    <w:p w14:paraId="416A21C8" w14:textId="77777777" w:rsidR="001D559A" w:rsidRDefault="00C62377" w:rsidP="008A1B53">
      <w:pPr>
        <w:pStyle w:val="1"/>
        <w:numPr>
          <w:ilvl w:val="0"/>
          <w:numId w:val="0"/>
        </w:numPr>
        <w:ind w:left="360"/>
      </w:pPr>
      <w:bookmarkStart w:id="53" w:name="_Toc66172369"/>
      <w:r>
        <w:lastRenderedPageBreak/>
        <w:t>Заключение</w:t>
      </w:r>
      <w:bookmarkEnd w:id="53"/>
    </w:p>
    <w:p w14:paraId="1F9ED02C" w14:textId="77777777" w:rsidR="00542423" w:rsidRPr="00230D35" w:rsidRDefault="00542423" w:rsidP="008A1B53">
      <w:proofErr w:type="gramStart"/>
      <w:r>
        <w:t>Во время</w:t>
      </w:r>
      <w:proofErr w:type="gramEnd"/>
      <w:r>
        <w:t xml:space="preserve"> прохождении практики </w:t>
      </w:r>
      <w:r w:rsidRPr="00230D35">
        <w:t>я познакомил</w:t>
      </w:r>
      <w:r>
        <w:t>а</w:t>
      </w:r>
      <w:r w:rsidRPr="00230D35">
        <w:t>с</w:t>
      </w:r>
      <w:r>
        <w:t>ь</w:t>
      </w:r>
      <w:r w:rsidRPr="00230D35">
        <w:t xml:space="preserve"> с областью задач теории расписаний. Подробно рассмотрена задача минимизации суммарного штрафа за нарушение директивных сроков в системе с 1 прибором.</w:t>
      </w:r>
      <w:r>
        <w:t xml:space="preserve"> Так же рассмотрена задача о назначениях</w:t>
      </w:r>
      <w:r w:rsidR="005D0FFE">
        <w:t xml:space="preserve"> с аддитивным критерием</w:t>
      </w:r>
      <w:r>
        <w:t xml:space="preserve"> и метод ее решения. Предложен и реализован </w:t>
      </w:r>
      <w:r w:rsidR="005D0FFE">
        <w:t>на языке С</w:t>
      </w:r>
      <w:r w:rsidR="005D0FFE" w:rsidRPr="005D0FFE">
        <w:t>#</w:t>
      </w:r>
      <w:r w:rsidR="005D0FFE">
        <w:t xml:space="preserve"> </w:t>
      </w:r>
      <w:r>
        <w:t xml:space="preserve">итерационный алгоритм решения задачи теории расписаний, который основан на построении и решении </w:t>
      </w:r>
      <w:r w:rsidR="005D0FFE">
        <w:t>задач о назначении.</w:t>
      </w:r>
    </w:p>
    <w:p w14:paraId="2AA4EBA5" w14:textId="77777777" w:rsidR="001D559A" w:rsidRDefault="00C62377" w:rsidP="008A1B53">
      <w:pPr>
        <w:pStyle w:val="1"/>
        <w:numPr>
          <w:ilvl w:val="0"/>
          <w:numId w:val="0"/>
        </w:numPr>
        <w:ind w:left="360"/>
      </w:pPr>
      <w:bookmarkStart w:id="54" w:name="_Toc66172370"/>
      <w:r>
        <w:t>Список литературы</w:t>
      </w:r>
      <w:bookmarkEnd w:id="54"/>
    </w:p>
    <w:p w14:paraId="13F0F39C" w14:textId="77777777" w:rsidR="005D0FFE" w:rsidRDefault="005D0FFE" w:rsidP="008A1B53">
      <w:pPr>
        <w:pStyle w:val="a0"/>
        <w:numPr>
          <w:ilvl w:val="0"/>
          <w:numId w:val="17"/>
        </w:numPr>
        <w:ind w:left="567" w:hanging="567"/>
      </w:pPr>
      <w:bookmarkStart w:id="55" w:name="_Ref24185826"/>
      <w:bookmarkStart w:id="56" w:name="_Ref24185872"/>
      <w:r w:rsidRPr="00C616AD">
        <w:t xml:space="preserve">Гэри М., Джонсон Д. Вычислительные машины и </w:t>
      </w:r>
      <w:proofErr w:type="spellStart"/>
      <w:r w:rsidRPr="00C616AD">
        <w:t>труднореш</w:t>
      </w:r>
      <w:r>
        <w:t>аемые</w:t>
      </w:r>
      <w:proofErr w:type="spellEnd"/>
      <w:r>
        <w:t xml:space="preserve"> задачи. Изд.: Мир, 1982. </w:t>
      </w:r>
      <w:r w:rsidRPr="00C616AD">
        <w:t>416 с.</w:t>
      </w:r>
      <w:bookmarkEnd w:id="55"/>
    </w:p>
    <w:p w14:paraId="1DBE52E8" w14:textId="77777777" w:rsidR="00542423" w:rsidRPr="00326078" w:rsidRDefault="00542423" w:rsidP="008A1B53">
      <w:pPr>
        <w:pStyle w:val="a0"/>
        <w:numPr>
          <w:ilvl w:val="0"/>
          <w:numId w:val="17"/>
        </w:numPr>
        <w:ind w:left="567" w:hanging="567"/>
      </w:pPr>
      <w:r>
        <w:t xml:space="preserve">Лазарев А.А., Гафаров Е.Р. Теория расписаний. Задачи и алгоритмы. Изд.: </w:t>
      </w:r>
      <w:r w:rsidRPr="00326078">
        <w:t xml:space="preserve">Московский государственный университет им. </w:t>
      </w:r>
      <w:r>
        <w:t>М.В. Ломоносова, 2011, 222 стр.</w:t>
      </w:r>
      <w:bookmarkEnd w:id="56"/>
    </w:p>
    <w:p w14:paraId="297F60B4" w14:textId="77777777" w:rsidR="00542423" w:rsidRPr="00230D35" w:rsidRDefault="00542423" w:rsidP="008A1B53">
      <w:pPr>
        <w:pStyle w:val="a0"/>
        <w:numPr>
          <w:ilvl w:val="0"/>
          <w:numId w:val="17"/>
        </w:numPr>
        <w:ind w:left="567" w:hanging="567"/>
      </w:pPr>
      <w:r w:rsidRPr="00230D35">
        <w:t xml:space="preserve">Прилуцкий М.Х., </w:t>
      </w:r>
      <w:proofErr w:type="spellStart"/>
      <w:r w:rsidRPr="00230D35">
        <w:t>Кумагина</w:t>
      </w:r>
      <w:proofErr w:type="spellEnd"/>
      <w:r w:rsidRPr="00230D35">
        <w:t xml:space="preserve"> Е.А. Задача упорядочения работ как задача о назначениях // Вестник Нижегородского государственного университета. Математическое моделирование и оптимальное управление. Нижний Новгород: Изд-во ННГУ, 1999. </w:t>
      </w:r>
      <w:proofErr w:type="spellStart"/>
      <w:r w:rsidRPr="00230D35">
        <w:t>Вып</w:t>
      </w:r>
      <w:proofErr w:type="spellEnd"/>
      <w:r w:rsidRPr="00230D35">
        <w:t xml:space="preserve">. </w:t>
      </w:r>
      <w:smartTag w:uri="urn:schemas-microsoft-com:office:smarttags" w:element="metricconverter">
        <w:smartTagPr>
          <w:attr w:name="ProductID" w:val="21. C"/>
        </w:smartTagPr>
        <w:r w:rsidRPr="00230D35">
          <w:t>21. C</w:t>
        </w:r>
      </w:smartTag>
      <w:r w:rsidRPr="00230D35">
        <w:t>. 18–24.</w:t>
      </w:r>
    </w:p>
    <w:p w14:paraId="16ADABBD" w14:textId="77777777" w:rsidR="00542423" w:rsidRPr="00230D35" w:rsidRDefault="00542423" w:rsidP="008A1B53">
      <w:pPr>
        <w:pStyle w:val="a0"/>
        <w:numPr>
          <w:ilvl w:val="0"/>
          <w:numId w:val="17"/>
        </w:numPr>
        <w:ind w:left="567" w:hanging="567"/>
      </w:pPr>
      <w:proofErr w:type="spellStart"/>
      <w:r w:rsidRPr="00230D35">
        <w:t>Танаев</w:t>
      </w:r>
      <w:proofErr w:type="spellEnd"/>
      <w:r w:rsidRPr="00230D35">
        <w:t xml:space="preserve"> В.С., Теория расписаний. – М.: Знание, 1988.</w:t>
      </w:r>
    </w:p>
    <w:p w14:paraId="1FA23D0A" w14:textId="77777777" w:rsidR="001D559A" w:rsidRDefault="001D559A" w:rsidP="008A1B53">
      <w:pPr>
        <w:ind w:firstLine="0"/>
        <w:rPr>
          <w:lang w:eastAsia="en-US"/>
        </w:rPr>
      </w:pPr>
    </w:p>
    <w:p w14:paraId="2E0C7822" w14:textId="77777777" w:rsidR="00542423" w:rsidRDefault="00542423" w:rsidP="008A1B53">
      <w:pPr>
        <w:spacing w:after="200"/>
        <w:ind w:firstLine="0"/>
        <w:jc w:val="left"/>
        <w:rPr>
          <w:b/>
          <w:bCs/>
          <w:kern w:val="36"/>
          <w:sz w:val="28"/>
          <w:szCs w:val="32"/>
          <w:lang w:eastAsia="en-US"/>
        </w:rPr>
      </w:pPr>
      <w:r>
        <w:br w:type="page"/>
      </w:r>
    </w:p>
    <w:p w14:paraId="2F697F7A" w14:textId="77777777" w:rsidR="001D559A" w:rsidRPr="001D559A" w:rsidRDefault="001D559A" w:rsidP="008A1B53">
      <w:pPr>
        <w:pStyle w:val="1"/>
        <w:numPr>
          <w:ilvl w:val="0"/>
          <w:numId w:val="0"/>
        </w:numPr>
        <w:ind w:left="360"/>
      </w:pPr>
      <w:bookmarkStart w:id="57" w:name="_Toc66172371"/>
      <w:r>
        <w:lastRenderedPageBreak/>
        <w:t>Приложение</w:t>
      </w:r>
      <w:bookmarkEnd w:id="57"/>
    </w:p>
    <w:p w14:paraId="7D4C3DF6" w14:textId="77777777" w:rsidR="001D559A" w:rsidRPr="001D559A" w:rsidRDefault="001D559A" w:rsidP="008A1B53">
      <w:pPr>
        <w:pStyle w:val="a0"/>
        <w:numPr>
          <w:ilvl w:val="0"/>
          <w:numId w:val="28"/>
        </w:num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1D559A">
        <w:rPr>
          <w:rFonts w:ascii="Consolas" w:eastAsiaTheme="minorHAnsi" w:hAnsi="Consolas" w:cs="Consolas"/>
          <w:sz w:val="19"/>
          <w:szCs w:val="19"/>
          <w:lang w:eastAsia="en-US"/>
        </w:rPr>
        <w:t>Рас</w:t>
      </w:r>
      <w:r w:rsidR="005D0FFE">
        <w:rPr>
          <w:rFonts w:ascii="Consolas" w:eastAsiaTheme="minorHAnsi" w:hAnsi="Consolas" w:cs="Consolas"/>
          <w:sz w:val="19"/>
          <w:szCs w:val="19"/>
          <w:lang w:eastAsia="en-US"/>
        </w:rPr>
        <w:t>чет матрицы производительностей</w:t>
      </w:r>
    </w:p>
    <w:p w14:paraId="70F213F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</w:pPr>
    </w:p>
    <w:p w14:paraId="11F569B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ScheduleTask</w:t>
      </w:r>
      <w:proofErr w:type="spellEnd"/>
    </w:p>
    <w:p w14:paraId="0EE549C1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14:paraId="0D4B346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straf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19260B3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dir_srok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638A095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srok_vip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4196055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straf_matr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335771D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3CB6DE0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size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 }</w:t>
      </w:r>
    </w:p>
    <w:p w14:paraId="4E71AB9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79D04D9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ScheduleTask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str,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dir_sro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srok_vi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14:paraId="473C96B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7A6F62D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.straf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str;</w:t>
      </w:r>
    </w:p>
    <w:p w14:paraId="1E30BDC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.dir_srok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dir_sro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4EEE7C0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.srok_vip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srok_vi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2E19CE0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size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str.Size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2F00903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straf_matr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SomeMatrix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size, size);</w:t>
      </w:r>
    </w:p>
    <w:p w14:paraId="43A9935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5B86C9D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5CF96D3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67E0588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MakeStrafMatrix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,] queue)</w:t>
      </w:r>
    </w:p>
    <w:p w14:paraId="24B05888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1C412310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time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</w:t>
      </w:r>
      <w:proofErr w:type="gramEnd"/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</w:t>
      </w:r>
      <w:r w:rsidRPr="001D559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//для сравнения прошедшего времени с директивными сроками.</w:t>
      </w:r>
    </w:p>
    <w:p w14:paraId="09EAE57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size1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queue.Length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/ size;</w:t>
      </w:r>
    </w:p>
    <w:p w14:paraId="1372F3F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3C05C80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=0;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&lt;size1;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14:paraId="44D7C66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24E4368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time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0;</w:t>
      </w:r>
      <w:proofErr w:type="gramEnd"/>
    </w:p>
    <w:p w14:paraId="620D180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j=0; j&lt;size;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j++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14:paraId="2B5FEB2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19CE42B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time +=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srok_vip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[queue[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i,j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]];</w:t>
      </w:r>
    </w:p>
    <w:p w14:paraId="18E23BC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Console.Write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"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#  time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 ="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time);</w:t>
      </w:r>
    </w:p>
    <w:p w14:paraId="3A1B035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(time &gt;=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dir_srok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[queue[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i,j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]])</w:t>
      </w:r>
    </w:p>
    <w:p w14:paraId="395C5BED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73F70D6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 w:rsidRPr="001D559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//какая по порядку </w:t>
      </w:r>
      <w:proofErr w:type="spellStart"/>
      <w:r w:rsidRPr="001D559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выпб</w:t>
      </w:r>
      <w:proofErr w:type="spellEnd"/>
      <w:r w:rsidRPr="001D559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номер заявки</w:t>
      </w:r>
    </w:p>
    <w:p w14:paraId="47D87E2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straf_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j, queue[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j]] = (time -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dir_srok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[queue[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j]])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straf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[queue[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j]];       </w:t>
      </w:r>
    </w:p>
    <w:p w14:paraId="576BC7A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Console.Write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", 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straf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j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";"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queue[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j]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")"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"= ("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time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"-"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dir_srok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[queue[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j]]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")*"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straf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[queue[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j]]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= "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straf_matr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[j, queue[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 j]]);</w:t>
      </w:r>
    </w:p>
    <w:p w14:paraId="5CD626D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}</w:t>
      </w:r>
    </w:p>
    <w:p w14:paraId="1E9C8DD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</w:p>
    <w:p w14:paraId="76F9A65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{</w:t>
      </w:r>
    </w:p>
    <w:p w14:paraId="626EB3B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straf_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matr.SetValue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(0, j, queue[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 j]);</w:t>
      </w:r>
    </w:p>
    <w:p w14:paraId="4BF14D2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}</w:t>
      </w:r>
    </w:p>
    <w:p w14:paraId="032A54B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  <w:proofErr w:type="gramEnd"/>
    </w:p>
    <w:p w14:paraId="0A00F87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62492DC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2C6ED4E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32EA586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straf_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634DD03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3B38B5C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09A356B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5A414FE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}</w:t>
      </w:r>
    </w:p>
    <w:p w14:paraId="16A3A3C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</w:pPr>
    </w:p>
    <w:p w14:paraId="1ECE754A" w14:textId="77777777" w:rsidR="001D559A" w:rsidRPr="001D559A" w:rsidRDefault="001D559A" w:rsidP="008A1B53">
      <w:pPr>
        <w:pStyle w:val="a0"/>
        <w:numPr>
          <w:ilvl w:val="0"/>
          <w:numId w:val="28"/>
        </w:num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1D559A">
        <w:rPr>
          <w:rFonts w:ascii="Consolas" w:eastAsiaTheme="minorHAnsi" w:hAnsi="Consolas" w:cs="Consolas"/>
          <w:sz w:val="19"/>
          <w:szCs w:val="19"/>
          <w:lang w:eastAsia="en-US"/>
        </w:rPr>
        <w:t>Венгерский алгоритм</w:t>
      </w:r>
    </w:p>
    <w:p w14:paraId="71765E9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</w:pPr>
    </w:p>
    <w:p w14:paraId="651898D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sealed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HungarianAlgorithm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</w:t>
      </w:r>
    </w:p>
    <w:p w14:paraId="7BACF21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14:paraId="34CFF861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readonly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,]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матрица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производительностей</w:t>
      </w:r>
      <w:proofErr w:type="spellEnd"/>
    </w:p>
    <w:p w14:paraId="297878A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inf;</w:t>
      </w:r>
      <w:proofErr w:type="gramEnd"/>
    </w:p>
    <w:p w14:paraId="0DBA8414" w14:textId="77777777" w:rsidR="001D559A" w:rsidRPr="00C62377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</w:t>
      </w:r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</w:t>
      </w:r>
      <w:proofErr w:type="gramEnd"/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</w:t>
      </w:r>
      <w:r w:rsidRPr="00C62377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//количество работ-работников</w:t>
      </w:r>
    </w:p>
    <w:p w14:paraId="4769B713" w14:textId="77777777" w:rsidR="001D559A" w:rsidRPr="00C62377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 _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V</w:t>
      </w:r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                  </w:t>
      </w:r>
      <w:r w:rsidRPr="00C62377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//"поблажки" для </w:t>
      </w:r>
      <w:proofErr w:type="spellStart"/>
      <w:r w:rsidRPr="00C62377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работнков</w:t>
      </w:r>
      <w:proofErr w:type="spellEnd"/>
    </w:p>
    <w:p w14:paraId="3DA13C81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6237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_U;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</w:p>
    <w:p w14:paraId="6D9AEA3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_s;</w:t>
      </w:r>
    </w:p>
    <w:p w14:paraId="6B18398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_t;</w:t>
      </w:r>
    </w:p>
    <w:p w14:paraId="1B63486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      </w:t>
      </w:r>
    </w:p>
    <w:p w14:paraId="4ADD945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_matchY;                 </w:t>
      </w:r>
    </w:p>
    <w:p w14:paraId="3190062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maxMatch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7D47C88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_slack;</w:t>
      </w:r>
    </w:p>
    <w:p w14:paraId="45E4A0C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slackx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6EF90C4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_prev;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запоминание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путей</w:t>
      </w:r>
      <w:proofErr w:type="spellEnd"/>
    </w:p>
    <w:p w14:paraId="6358975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58B2002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3FBBB59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HungarianAlgorithm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14:paraId="1F319C1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4D3E40C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6848CA8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4B8E262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275BB90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Run()</w:t>
      </w:r>
    </w:p>
    <w:p w14:paraId="04D7421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510EB3A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_n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costMatrix.GetLength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(0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  <w:proofErr w:type="gramEnd"/>
    </w:p>
    <w:p w14:paraId="3C0E3AC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08F2820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_V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[_n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5A71DDF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_U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[_n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5D5D2DC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[_n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5AB1744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[_n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64C7550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[_n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4E151FE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[_n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1B764D5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_slack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[_n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2480F93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slackx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[_n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02E47B5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prev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[_n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125C3E01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_inf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.MaxValue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77C362D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1DB39E9C" w14:textId="77777777" w:rsidR="001D559A" w:rsidRPr="00C62377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 w:rsidRPr="00C6237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1D559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заполнение</w:t>
      </w:r>
      <w:r w:rsidRPr="00C6237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matchX</w:t>
      </w:r>
      <w:proofErr w:type="spellEnd"/>
      <w:r w:rsidRPr="00C6237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matchY</w:t>
      </w:r>
      <w:proofErr w:type="spellEnd"/>
    </w:p>
    <w:p w14:paraId="0ED88BAF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623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InitMatches</w:t>
      </w:r>
      <w:proofErr w:type="spellEnd"/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4737737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CB14D1F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1D559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матрица не ровная возвращаем 0</w:t>
      </w:r>
    </w:p>
    <w:p w14:paraId="38E89DC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costMatrix.GetLength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(1))</w:t>
      </w:r>
    </w:p>
    <w:p w14:paraId="4EFA2E3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6ECBDA0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1D784DE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InitLbls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14:paraId="2B509D0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4EA4419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maxMatch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</w:t>
      </w:r>
    </w:p>
    <w:p w14:paraId="0E76602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6E54A25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InitialMatching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14:paraId="3FE5F24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738D3B1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q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Queue&lt;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14:paraId="0C20569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4FA5CC8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maxMatch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= _n)</w:t>
      </w:r>
    </w:p>
    <w:p w14:paraId="26A3EDF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79ED334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q.Clear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();</w:t>
      </w:r>
    </w:p>
    <w:p w14:paraId="1BD467F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_n;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14:paraId="3EA4FAF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5A3BE0B1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_s[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4627CAC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_t[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7F9B246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7DCFB99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2510992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08D0FE6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root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0;</w:t>
      </w:r>
      <w:proofErr w:type="gramEnd"/>
    </w:p>
    <w:p w14:paraId="54BDACC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x;</w:t>
      </w:r>
      <w:proofErr w:type="gramEnd"/>
    </w:p>
    <w:p w14:paraId="0B9B5BC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0;</w:t>
      </w:r>
      <w:proofErr w:type="gramEnd"/>
    </w:p>
    <w:p w14:paraId="621D1F0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123B8CA3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 w:rsidRPr="001D559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//нахождение </w:t>
      </w:r>
      <w:proofErr w:type="spellStart"/>
      <w:r w:rsidRPr="001D559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неназначенного</w:t>
      </w:r>
      <w:proofErr w:type="spellEnd"/>
      <w:r w:rsidRPr="001D559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корня(работника)</w:t>
      </w:r>
    </w:p>
    <w:p w14:paraId="118EF4D4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x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 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x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 _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x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++)</w:t>
      </w:r>
    </w:p>
    <w:p w14:paraId="3453118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14:paraId="71D5325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[x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= -1)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continue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++</w:t>
      </w:r>
    </w:p>
    <w:p w14:paraId="1AF88DC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q.Enqueue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(x);</w:t>
      </w:r>
    </w:p>
    <w:p w14:paraId="4C637C8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root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x;</w:t>
      </w:r>
      <w:proofErr w:type="gramEnd"/>
    </w:p>
    <w:p w14:paraId="1FAD4F91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prev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[x] = -2;</w:t>
      </w:r>
    </w:p>
    <w:p w14:paraId="56D21F3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5603EA3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        _s[x]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6F3C9E5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0393341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4142311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23623E4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</w:p>
    <w:p w14:paraId="0AFC44D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_n;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14:paraId="0AE8FF0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278BDDF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_slack[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= 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root,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- _V[root] - _U[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</w:p>
    <w:p w14:paraId="3BCE6E2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slackx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= root;</w:t>
      </w:r>
    </w:p>
    <w:p w14:paraId="79655EF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40F9AA9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4512097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</w:p>
    <w:p w14:paraId="600122C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14:paraId="26A0B16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7DC3306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q.Count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!= 0)</w:t>
      </w:r>
    </w:p>
    <w:p w14:paraId="442409A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{</w:t>
      </w:r>
    </w:p>
    <w:p w14:paraId="359219D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x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q.Dequeue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();</w:t>
      </w:r>
    </w:p>
    <w:p w14:paraId="40F70BD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lxx = _V[x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608E787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(y = 0; y &lt; _n; y++)</w:t>
      </w:r>
    </w:p>
    <w:p w14:paraId="54B172D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14:paraId="369029C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x, y] != lxx + _U[y] || _t[y])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continue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539F988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[y] == -1)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</w:p>
    <w:p w14:paraId="2CAC2A3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_t[y]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63DC8DB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q.Enqueue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[y]);</w:t>
      </w:r>
    </w:p>
    <w:p w14:paraId="1F36A55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0E71C2F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AddToTree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[y], x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  <w:proofErr w:type="gramEnd"/>
    </w:p>
    <w:p w14:paraId="3D52293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14:paraId="140423D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(y &lt; _n)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</w:p>
    <w:p w14:paraId="7DE0729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}</w:t>
      </w:r>
    </w:p>
    <w:p w14:paraId="269898C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(y &lt; _n)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</w:p>
    <w:p w14:paraId="472A757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42EA432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UpdateLabels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  </w:t>
      </w:r>
    </w:p>
    <w:p w14:paraId="301E397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128F09A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(y = 0; y &lt; _n; y++)</w:t>
      </w:r>
    </w:p>
    <w:p w14:paraId="1471544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{</w:t>
      </w:r>
    </w:p>
    <w:p w14:paraId="5ABC26F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7F301B3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(_t[y] || _slack[y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= 0)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continue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7390D10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[y] == -1) </w:t>
      </w:r>
    </w:p>
    <w:p w14:paraId="15AF5D9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14:paraId="03A673A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x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slackx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[y];</w:t>
      </w:r>
    </w:p>
    <w:p w14:paraId="23AF829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1F30D7A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14:paraId="2FCE1FD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_t[y]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11A89D2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(_s[_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[y]])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continue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0CA29CE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q.Enqueue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[y]);</w:t>
      </w:r>
    </w:p>
    <w:p w14:paraId="556AA77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AddToTree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[y],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slackx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[y]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  <w:proofErr w:type="gramEnd"/>
    </w:p>
    <w:p w14:paraId="77A7F7C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}</w:t>
      </w:r>
    </w:p>
    <w:p w14:paraId="01DA05F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(y &lt; _n)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242442E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1E2868A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0F437E0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maxMatch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++;</w:t>
      </w:r>
    </w:p>
    <w:p w14:paraId="2B467E3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4A654CF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ty;</w:t>
      </w:r>
      <w:proofErr w:type="gramEnd"/>
    </w:p>
    <w:p w14:paraId="2B45732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cx = x, cy = y;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cx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= -2; cx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prev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[cx], cy = ty)</w:t>
      </w:r>
    </w:p>
    <w:p w14:paraId="22602C9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5E9C3D6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ty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[cx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2AEC855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[cy]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cx;</w:t>
      </w:r>
      <w:proofErr w:type="gramEnd"/>
    </w:p>
    <w:p w14:paraId="4EC51EA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[cx]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cy;</w:t>
      </w:r>
      <w:proofErr w:type="gramEnd"/>
    </w:p>
    <w:p w14:paraId="7B3676C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Console.Write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("\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nработник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" + cx + "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выбрал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" + cy +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работу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"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);</w:t>
      </w:r>
      <w:proofErr w:type="gramEnd"/>
    </w:p>
    <w:p w14:paraId="7378EA98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0CCABC1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46E5B932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5FE81D6" w14:textId="77777777" w:rsidR="001D559A" w:rsidRP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Console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Write</w:t>
      </w: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D559A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"Вектор решения задачи о назначениях: "</w:t>
      </w:r>
      <w:proofErr w:type="gramStart"/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proofErr w:type="gramEnd"/>
    </w:p>
    <w:p w14:paraId="3FC7EFC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1D559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_n;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14:paraId="74462A4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Console.Write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+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 "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14:paraId="42D21F6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  <w:proofErr w:type="gramEnd"/>
    </w:p>
    <w:p w14:paraId="120C3C7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7A79617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1D9D458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358165D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402DF25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3DB663F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InitMatches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14:paraId="1925162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3ED09F5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_n;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14:paraId="647D315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31DA5F3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= -1;</w:t>
      </w:r>
    </w:p>
    <w:p w14:paraId="2183E34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= -1;</w:t>
      </w:r>
    </w:p>
    <w:p w14:paraId="5BB2DEE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781E220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370C45C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6CDDB80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InitLbls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14:paraId="10EA1BD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003A062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_n;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14:paraId="4D0AEF3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3788042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 0];</w:t>
      </w:r>
    </w:p>
    <w:p w14:paraId="7813EEA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j = 0; j &lt; _n; j++)</w:t>
      </w:r>
    </w:p>
    <w:p w14:paraId="2FB6ABF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0DF0315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j]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 j];</w:t>
      </w:r>
    </w:p>
    <w:p w14:paraId="52A0E3A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== 0)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014AD88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2F61C93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_V[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557083A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587809C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</w:t>
      </w:r>
    </w:p>
    <w:p w14:paraId="101CFB5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j = 0; j &lt; _n; j++)</w:t>
      </w:r>
    </w:p>
    <w:p w14:paraId="42E38B8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2E6CA01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0, j] - _V[0];</w:t>
      </w:r>
    </w:p>
    <w:p w14:paraId="1846A1B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_n;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14:paraId="68B5EF7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26B1C011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 j] - _U[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 j] - _V[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</w:p>
    <w:p w14:paraId="0C22195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== 0)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13336EF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3735727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_U[j]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minColumn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1876276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07D2C69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3C19EB8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496D248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UpdateLabels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14:paraId="7B1F5FB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7DA8591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delta = 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inf;</w:t>
      </w:r>
      <w:proofErr w:type="gramEnd"/>
    </w:p>
    <w:p w14:paraId="3E6F486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_n;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14:paraId="4E3AAC41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(!_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t[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])</w:t>
      </w:r>
    </w:p>
    <w:p w14:paraId="3BEF22F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(delta &gt; _slack[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])</w:t>
      </w:r>
    </w:p>
    <w:p w14:paraId="601D200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delta = _slack[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58631651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_n;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14:paraId="6C5C16D6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23E501C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(_s[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])</w:t>
      </w:r>
    </w:p>
    <w:p w14:paraId="2382412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_V[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= _V[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+ delta;</w:t>
      </w:r>
    </w:p>
    <w:p w14:paraId="570B4E4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(_t[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])</w:t>
      </w:r>
    </w:p>
    <w:p w14:paraId="67C738C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_U[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= _U[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- delta;</w:t>
      </w:r>
    </w:p>
    <w:p w14:paraId="60DA50E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_slack[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 = _slack[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-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delta;</w:t>
      </w:r>
      <w:proofErr w:type="gramEnd"/>
    </w:p>
    <w:p w14:paraId="325FB97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1D5ADF8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423D001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3939ADA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AddToTree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prevx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14:paraId="74C8A39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50386DE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_s[x]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1FDC608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prev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[x]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prevx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646FE452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3397105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lxx = _V[x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];</w:t>
      </w:r>
      <w:proofErr w:type="gramEnd"/>
    </w:p>
    <w:p w14:paraId="455B427C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 = 0; y &lt; _n; y++)</w:t>
      </w:r>
    </w:p>
    <w:p w14:paraId="5912573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2FA83CA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x, y] - lxx - _U[y] &gt;= _slack[y])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continue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642BDFE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_slack[y]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[x, y] - lxx - _U[y];</w:t>
      </w:r>
    </w:p>
    <w:p w14:paraId="0239B02F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slackx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[y] = x;</w:t>
      </w:r>
    </w:p>
    <w:p w14:paraId="7A28B9F0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0772153E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14:paraId="3EA5A90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7452C35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InitialMatching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14:paraId="261CD13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14:paraId="3A9351D9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 = 0; x &lt; _n; x++)</w:t>
      </w:r>
    </w:p>
    <w:p w14:paraId="40B7B90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14:paraId="6341975B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 = 0; y &lt; _n; y++)</w:t>
      </w:r>
    </w:p>
    <w:p w14:paraId="66587425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14:paraId="6A6C937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x, y] != _V[x] + _U[y] ||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[y] != -1)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continue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14:paraId="62624F3D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[x] = y;</w:t>
      </w:r>
    </w:p>
    <w:p w14:paraId="7086BF88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matchY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[y] = x;</w:t>
      </w:r>
    </w:p>
    <w:p w14:paraId="7C6EC594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maxMatch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++;</w:t>
      </w:r>
    </w:p>
    <w:p w14:paraId="409EC4AA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  <w:proofErr w:type="gramEnd"/>
    </w:p>
    <w:p w14:paraId="25EB7803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14:paraId="5567E527" w14:textId="77777777" w:rsidR="001D559A" w:rsidRDefault="001D559A" w:rsidP="008A1B53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14:paraId="0DCEEFC0" w14:textId="77777777" w:rsidR="001D559A" w:rsidRDefault="001D559A" w:rsidP="008A1B53">
      <w:pP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}</w:t>
      </w:r>
    </w:p>
    <w:p w14:paraId="56D03F69" w14:textId="77777777" w:rsidR="001D559A" w:rsidRDefault="001D559A" w:rsidP="008A1B53">
      <w:pP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14:paraId="0E1D94DC" w14:textId="77777777" w:rsidR="001D559A" w:rsidRPr="001D559A" w:rsidRDefault="001D559A" w:rsidP="008A1B53">
      <w:pPr>
        <w:ind w:firstLine="0"/>
        <w:rPr>
          <w:lang w:val="en-GB" w:eastAsia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14:paraId="1FE47D1D" w14:textId="77777777" w:rsidR="002221F7" w:rsidRPr="0084591C" w:rsidRDefault="002221F7" w:rsidP="008A1B53">
      <w:pPr>
        <w:ind w:firstLine="0"/>
        <w:rPr>
          <w:lang w:eastAsia="en-US"/>
        </w:rPr>
      </w:pPr>
    </w:p>
    <w:sectPr w:rsidR="002221F7" w:rsidRPr="0084591C" w:rsidSect="00D556E2">
      <w:footerReference w:type="default" r:id="rId41"/>
      <w:type w:val="continuous"/>
      <w:pgSz w:w="11906" w:h="16838"/>
      <w:pgMar w:top="709" w:right="1134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356360" w14:textId="77777777" w:rsidR="00B60D88" w:rsidRDefault="00B60D88" w:rsidP="00614E10">
      <w:r>
        <w:separator/>
      </w:r>
    </w:p>
    <w:p w14:paraId="7B324E63" w14:textId="77777777" w:rsidR="00B60D88" w:rsidRDefault="00B60D88" w:rsidP="00614E10"/>
    <w:p w14:paraId="53F6171D" w14:textId="77777777" w:rsidR="00B60D88" w:rsidRDefault="00B60D88" w:rsidP="00614E10"/>
  </w:endnote>
  <w:endnote w:type="continuationSeparator" w:id="0">
    <w:p w14:paraId="40897E1A" w14:textId="77777777" w:rsidR="00B60D88" w:rsidRDefault="00B60D88" w:rsidP="00614E10">
      <w:r>
        <w:continuationSeparator/>
      </w:r>
    </w:p>
    <w:p w14:paraId="75B77B3E" w14:textId="77777777" w:rsidR="00B60D88" w:rsidRDefault="00B60D88" w:rsidP="00614E10"/>
    <w:p w14:paraId="1AFFE486" w14:textId="77777777" w:rsidR="00B60D88" w:rsidRDefault="00B60D88" w:rsidP="00614E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3CBDA" w14:textId="77777777" w:rsidR="00542423" w:rsidRDefault="000B3BED" w:rsidP="00614E10">
    <w:pPr>
      <w:pStyle w:val="a4"/>
      <w:rPr>
        <w:rStyle w:val="a6"/>
      </w:rPr>
    </w:pPr>
    <w:r>
      <w:rPr>
        <w:rStyle w:val="a6"/>
      </w:rPr>
      <w:fldChar w:fldCharType="begin"/>
    </w:r>
    <w:r w:rsidR="00542423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542423">
      <w:rPr>
        <w:rStyle w:val="a6"/>
        <w:noProof/>
      </w:rPr>
      <w:t>14</w:t>
    </w:r>
    <w:r>
      <w:rPr>
        <w:rStyle w:val="a6"/>
      </w:rPr>
      <w:fldChar w:fldCharType="end"/>
    </w:r>
  </w:p>
  <w:p w14:paraId="2CA01B0D" w14:textId="77777777" w:rsidR="00542423" w:rsidRDefault="00542423" w:rsidP="00614E10">
    <w:pPr>
      <w:pStyle w:val="a4"/>
    </w:pPr>
  </w:p>
  <w:p w14:paraId="153A85B0" w14:textId="77777777" w:rsidR="00542423" w:rsidRDefault="00542423" w:rsidP="00614E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138DC" w14:textId="77777777" w:rsidR="00542423" w:rsidRDefault="00B60D88" w:rsidP="00614E10">
    <w:pPr>
      <w:pStyle w:val="a4"/>
    </w:pPr>
    <w:r>
      <w:fldChar w:fldCharType="begin"/>
    </w:r>
    <w:r>
      <w:instrText xml:space="preserve"> PAGE   \* MERGEFORMAT </w:instrText>
    </w:r>
    <w:r>
      <w:fldChar w:fldCharType="separate"/>
    </w:r>
    <w:r w:rsidR="00542423">
      <w:rPr>
        <w:noProof/>
      </w:rPr>
      <w:t>1</w:t>
    </w:r>
    <w:r>
      <w:rPr>
        <w:noProof/>
      </w:rPr>
      <w:fldChar w:fldCharType="end"/>
    </w:r>
  </w:p>
  <w:p w14:paraId="3E7F4A35" w14:textId="77777777" w:rsidR="00542423" w:rsidRDefault="00542423" w:rsidP="00614E10">
    <w:pPr>
      <w:pStyle w:val="a4"/>
    </w:pPr>
  </w:p>
  <w:p w14:paraId="344EA2FB" w14:textId="77777777" w:rsidR="00542423" w:rsidRDefault="00542423" w:rsidP="00614E1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610081"/>
      <w:docPartObj>
        <w:docPartGallery w:val="Page Numbers (Bottom of Page)"/>
        <w:docPartUnique/>
      </w:docPartObj>
    </w:sdtPr>
    <w:sdtEndPr/>
    <w:sdtContent>
      <w:p w14:paraId="732B557A" w14:textId="77777777" w:rsidR="00542423" w:rsidRDefault="00B60D88" w:rsidP="00614E10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26A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D2AAA" w14:textId="77777777" w:rsidR="00B60D88" w:rsidRDefault="00B60D88" w:rsidP="00614E10">
      <w:r>
        <w:separator/>
      </w:r>
    </w:p>
    <w:p w14:paraId="7F3A97B1" w14:textId="77777777" w:rsidR="00B60D88" w:rsidRDefault="00B60D88" w:rsidP="00614E10"/>
    <w:p w14:paraId="05DA5CA3" w14:textId="77777777" w:rsidR="00B60D88" w:rsidRDefault="00B60D88" w:rsidP="00614E10"/>
  </w:footnote>
  <w:footnote w:type="continuationSeparator" w:id="0">
    <w:p w14:paraId="6CAB3501" w14:textId="77777777" w:rsidR="00B60D88" w:rsidRDefault="00B60D88" w:rsidP="00614E10">
      <w:r>
        <w:continuationSeparator/>
      </w:r>
    </w:p>
    <w:p w14:paraId="7F1D61B8" w14:textId="77777777" w:rsidR="00B60D88" w:rsidRDefault="00B60D88" w:rsidP="00614E10"/>
    <w:p w14:paraId="253AC183" w14:textId="77777777" w:rsidR="00B60D88" w:rsidRDefault="00B60D88" w:rsidP="00614E1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42BB0"/>
    <w:multiLevelType w:val="hybridMultilevel"/>
    <w:tmpl w:val="BBE61792"/>
    <w:lvl w:ilvl="0" w:tplc="AD4259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77504A"/>
    <w:multiLevelType w:val="hybridMultilevel"/>
    <w:tmpl w:val="007C08F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2601A3"/>
    <w:multiLevelType w:val="hybridMultilevel"/>
    <w:tmpl w:val="FB720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031B0"/>
    <w:multiLevelType w:val="hybridMultilevel"/>
    <w:tmpl w:val="251E6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52A22"/>
    <w:multiLevelType w:val="hybridMultilevel"/>
    <w:tmpl w:val="0FD8118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9167DD1"/>
    <w:multiLevelType w:val="multilevel"/>
    <w:tmpl w:val="1C4845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DFF5666"/>
    <w:multiLevelType w:val="multilevel"/>
    <w:tmpl w:val="4516C72E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2"/>
      <w:isLgl/>
      <w:lvlText w:val="%1.%2."/>
      <w:lvlJc w:val="left"/>
      <w:pPr>
        <w:ind w:left="1004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</w:rPr>
    </w:lvl>
    <w:lvl w:ilvl="2">
      <w:start w:val="1"/>
      <w:numFmt w:val="decimal"/>
      <w:pStyle w:val="3"/>
      <w:isLgl/>
      <w:lvlText w:val="%1.%2.%3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7E62066"/>
    <w:multiLevelType w:val="hybridMultilevel"/>
    <w:tmpl w:val="5CC42D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87C2408"/>
    <w:multiLevelType w:val="hybridMultilevel"/>
    <w:tmpl w:val="97AC50BA"/>
    <w:lvl w:ilvl="0" w:tplc="CF6CF4DE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4F6439"/>
    <w:multiLevelType w:val="hybridMultilevel"/>
    <w:tmpl w:val="E438EB3C"/>
    <w:lvl w:ilvl="0" w:tplc="6F4E8474">
      <w:start w:val="1"/>
      <w:numFmt w:val="upperRoman"/>
      <w:lvlText w:val="%1)"/>
      <w:lvlJc w:val="left"/>
      <w:pPr>
        <w:ind w:left="1080" w:hanging="72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1319DD"/>
    <w:multiLevelType w:val="hybridMultilevel"/>
    <w:tmpl w:val="746018CE"/>
    <w:lvl w:ilvl="0" w:tplc="3FA27A68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53854C63"/>
    <w:multiLevelType w:val="multilevel"/>
    <w:tmpl w:val="1C4845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94A39B2"/>
    <w:multiLevelType w:val="hybridMultilevel"/>
    <w:tmpl w:val="C882CA4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537329"/>
    <w:multiLevelType w:val="hybridMultilevel"/>
    <w:tmpl w:val="37D67828"/>
    <w:lvl w:ilvl="0" w:tplc="C6C2A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E563AA"/>
    <w:multiLevelType w:val="multilevel"/>
    <w:tmpl w:val="985A2FD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746922B1"/>
    <w:multiLevelType w:val="hybridMultilevel"/>
    <w:tmpl w:val="ED3A6484"/>
    <w:lvl w:ilvl="0" w:tplc="0E669D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1A0357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CCB38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53870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ECE4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028A5C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612ED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6E296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852AFC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5B74644"/>
    <w:multiLevelType w:val="hybridMultilevel"/>
    <w:tmpl w:val="F2346D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FC2297"/>
    <w:multiLevelType w:val="hybridMultilevel"/>
    <w:tmpl w:val="9188A3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8911E5A"/>
    <w:multiLevelType w:val="hybridMultilevel"/>
    <w:tmpl w:val="35F44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B962EE"/>
    <w:multiLevelType w:val="hybridMultilevel"/>
    <w:tmpl w:val="4CF6D41A"/>
    <w:lvl w:ilvl="0" w:tplc="0409000F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6A5236"/>
    <w:multiLevelType w:val="hybridMultilevel"/>
    <w:tmpl w:val="240E8B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692665"/>
    <w:multiLevelType w:val="hybridMultilevel"/>
    <w:tmpl w:val="2F2AD31E"/>
    <w:lvl w:ilvl="0" w:tplc="0809001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15"/>
  </w:num>
  <w:num w:numId="6">
    <w:abstractNumId w:val="17"/>
  </w:num>
  <w:num w:numId="7">
    <w:abstractNumId w:val="5"/>
  </w:num>
  <w:num w:numId="8">
    <w:abstractNumId w:val="11"/>
  </w:num>
  <w:num w:numId="9">
    <w:abstractNumId w:val="2"/>
  </w:num>
  <w:num w:numId="10">
    <w:abstractNumId w:val="18"/>
  </w:num>
  <w:num w:numId="11">
    <w:abstractNumId w:val="7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1"/>
  </w:num>
  <w:num w:numId="18">
    <w:abstractNumId w:val="14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  <w:num w:numId="21">
    <w:abstractNumId w:val="21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10"/>
  </w:num>
  <w:num w:numId="27">
    <w:abstractNumId w:val="12"/>
  </w:num>
  <w:num w:numId="28">
    <w:abstractNumId w:val="20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2950"/>
    <w:rsid w:val="00000A77"/>
    <w:rsid w:val="0000133C"/>
    <w:rsid w:val="00001AB4"/>
    <w:rsid w:val="00001B80"/>
    <w:rsid w:val="00001E9E"/>
    <w:rsid w:val="000020C3"/>
    <w:rsid w:val="000021AC"/>
    <w:rsid w:val="000026B6"/>
    <w:rsid w:val="00002AE8"/>
    <w:rsid w:val="00003794"/>
    <w:rsid w:val="00003E48"/>
    <w:rsid w:val="00003FA1"/>
    <w:rsid w:val="00006A8C"/>
    <w:rsid w:val="00006E65"/>
    <w:rsid w:val="00010498"/>
    <w:rsid w:val="00010A76"/>
    <w:rsid w:val="00010CAE"/>
    <w:rsid w:val="00010E14"/>
    <w:rsid w:val="00010EB5"/>
    <w:rsid w:val="000116F3"/>
    <w:rsid w:val="0001283C"/>
    <w:rsid w:val="00013342"/>
    <w:rsid w:val="00013CC0"/>
    <w:rsid w:val="00014ECE"/>
    <w:rsid w:val="000153AD"/>
    <w:rsid w:val="00015429"/>
    <w:rsid w:val="0001654F"/>
    <w:rsid w:val="00016D53"/>
    <w:rsid w:val="00017A8A"/>
    <w:rsid w:val="0002064F"/>
    <w:rsid w:val="00020B24"/>
    <w:rsid w:val="00020CF6"/>
    <w:rsid w:val="0002126F"/>
    <w:rsid w:val="00021680"/>
    <w:rsid w:val="0002211A"/>
    <w:rsid w:val="00022E1B"/>
    <w:rsid w:val="000231DD"/>
    <w:rsid w:val="000233E0"/>
    <w:rsid w:val="00023692"/>
    <w:rsid w:val="00023D74"/>
    <w:rsid w:val="00023DCB"/>
    <w:rsid w:val="000242DF"/>
    <w:rsid w:val="00025144"/>
    <w:rsid w:val="000255B3"/>
    <w:rsid w:val="000259B9"/>
    <w:rsid w:val="00026096"/>
    <w:rsid w:val="00026416"/>
    <w:rsid w:val="00026D33"/>
    <w:rsid w:val="00026F9C"/>
    <w:rsid w:val="00027019"/>
    <w:rsid w:val="00030BCC"/>
    <w:rsid w:val="00030C1C"/>
    <w:rsid w:val="0003154F"/>
    <w:rsid w:val="00031F17"/>
    <w:rsid w:val="000320FE"/>
    <w:rsid w:val="00032273"/>
    <w:rsid w:val="00032751"/>
    <w:rsid w:val="00032D66"/>
    <w:rsid w:val="00032D91"/>
    <w:rsid w:val="00033681"/>
    <w:rsid w:val="000338AB"/>
    <w:rsid w:val="00033D71"/>
    <w:rsid w:val="00033F06"/>
    <w:rsid w:val="00034126"/>
    <w:rsid w:val="00034129"/>
    <w:rsid w:val="00034B59"/>
    <w:rsid w:val="00034C8F"/>
    <w:rsid w:val="00034F6D"/>
    <w:rsid w:val="0003547A"/>
    <w:rsid w:val="00035833"/>
    <w:rsid w:val="00035F1C"/>
    <w:rsid w:val="00036188"/>
    <w:rsid w:val="00037199"/>
    <w:rsid w:val="00040352"/>
    <w:rsid w:val="00040356"/>
    <w:rsid w:val="00040600"/>
    <w:rsid w:val="000407C0"/>
    <w:rsid w:val="00040A3D"/>
    <w:rsid w:val="00041A7D"/>
    <w:rsid w:val="00041B9D"/>
    <w:rsid w:val="0004219F"/>
    <w:rsid w:val="0004269E"/>
    <w:rsid w:val="0004288E"/>
    <w:rsid w:val="00042AEF"/>
    <w:rsid w:val="00042BFE"/>
    <w:rsid w:val="00042D8D"/>
    <w:rsid w:val="00043A10"/>
    <w:rsid w:val="0004404C"/>
    <w:rsid w:val="00044085"/>
    <w:rsid w:val="000441EF"/>
    <w:rsid w:val="00044B12"/>
    <w:rsid w:val="00044C56"/>
    <w:rsid w:val="00044DAD"/>
    <w:rsid w:val="00044F20"/>
    <w:rsid w:val="00045508"/>
    <w:rsid w:val="0004585C"/>
    <w:rsid w:val="00045A41"/>
    <w:rsid w:val="000464C4"/>
    <w:rsid w:val="00046AA7"/>
    <w:rsid w:val="0004756F"/>
    <w:rsid w:val="0004758C"/>
    <w:rsid w:val="000475AD"/>
    <w:rsid w:val="0005010E"/>
    <w:rsid w:val="000506BC"/>
    <w:rsid w:val="00050AC8"/>
    <w:rsid w:val="00050B49"/>
    <w:rsid w:val="00051427"/>
    <w:rsid w:val="00051E87"/>
    <w:rsid w:val="000542EB"/>
    <w:rsid w:val="000543CA"/>
    <w:rsid w:val="00054667"/>
    <w:rsid w:val="00055A13"/>
    <w:rsid w:val="0005614D"/>
    <w:rsid w:val="000562D5"/>
    <w:rsid w:val="000570D9"/>
    <w:rsid w:val="00057502"/>
    <w:rsid w:val="000578D9"/>
    <w:rsid w:val="00060C13"/>
    <w:rsid w:val="00060F82"/>
    <w:rsid w:val="00061464"/>
    <w:rsid w:val="00061484"/>
    <w:rsid w:val="00062B5C"/>
    <w:rsid w:val="00062EA4"/>
    <w:rsid w:val="00062FC1"/>
    <w:rsid w:val="0006377C"/>
    <w:rsid w:val="00064103"/>
    <w:rsid w:val="00064108"/>
    <w:rsid w:val="000645BC"/>
    <w:rsid w:val="000645C9"/>
    <w:rsid w:val="00064E6B"/>
    <w:rsid w:val="00064F9F"/>
    <w:rsid w:val="00065413"/>
    <w:rsid w:val="000657E8"/>
    <w:rsid w:val="00065F84"/>
    <w:rsid w:val="0006601F"/>
    <w:rsid w:val="00066CD9"/>
    <w:rsid w:val="00066EB8"/>
    <w:rsid w:val="0006716B"/>
    <w:rsid w:val="00067D2C"/>
    <w:rsid w:val="000704B5"/>
    <w:rsid w:val="0007183F"/>
    <w:rsid w:val="00073D53"/>
    <w:rsid w:val="0007432C"/>
    <w:rsid w:val="00074CB9"/>
    <w:rsid w:val="00075ABC"/>
    <w:rsid w:val="00075F0F"/>
    <w:rsid w:val="000769AB"/>
    <w:rsid w:val="00077983"/>
    <w:rsid w:val="00080763"/>
    <w:rsid w:val="00080E15"/>
    <w:rsid w:val="00080E27"/>
    <w:rsid w:val="00081081"/>
    <w:rsid w:val="000811F5"/>
    <w:rsid w:val="000825DF"/>
    <w:rsid w:val="00082F50"/>
    <w:rsid w:val="00083940"/>
    <w:rsid w:val="00083BD9"/>
    <w:rsid w:val="000844EB"/>
    <w:rsid w:val="000845E7"/>
    <w:rsid w:val="000847A1"/>
    <w:rsid w:val="00084FFC"/>
    <w:rsid w:val="000852CD"/>
    <w:rsid w:val="000852D8"/>
    <w:rsid w:val="00085CCE"/>
    <w:rsid w:val="00085D7F"/>
    <w:rsid w:val="00085E0B"/>
    <w:rsid w:val="00086B54"/>
    <w:rsid w:val="00087063"/>
    <w:rsid w:val="00087A0B"/>
    <w:rsid w:val="000910A4"/>
    <w:rsid w:val="000913EF"/>
    <w:rsid w:val="00091C88"/>
    <w:rsid w:val="00091EF2"/>
    <w:rsid w:val="00092934"/>
    <w:rsid w:val="00092A67"/>
    <w:rsid w:val="00093009"/>
    <w:rsid w:val="00093AF0"/>
    <w:rsid w:val="00093EEA"/>
    <w:rsid w:val="0009531C"/>
    <w:rsid w:val="000954D3"/>
    <w:rsid w:val="000956E0"/>
    <w:rsid w:val="0009593D"/>
    <w:rsid w:val="00095C6C"/>
    <w:rsid w:val="0009601E"/>
    <w:rsid w:val="00096996"/>
    <w:rsid w:val="00096A3E"/>
    <w:rsid w:val="000975F1"/>
    <w:rsid w:val="000977F7"/>
    <w:rsid w:val="00097975"/>
    <w:rsid w:val="000979EB"/>
    <w:rsid w:val="00097CE7"/>
    <w:rsid w:val="00097DCB"/>
    <w:rsid w:val="000A02D4"/>
    <w:rsid w:val="000A1021"/>
    <w:rsid w:val="000A1E33"/>
    <w:rsid w:val="000A28E3"/>
    <w:rsid w:val="000A3704"/>
    <w:rsid w:val="000A3714"/>
    <w:rsid w:val="000A3E71"/>
    <w:rsid w:val="000A50B3"/>
    <w:rsid w:val="000A51AB"/>
    <w:rsid w:val="000A59DC"/>
    <w:rsid w:val="000A5D8B"/>
    <w:rsid w:val="000A676D"/>
    <w:rsid w:val="000A6A22"/>
    <w:rsid w:val="000A744B"/>
    <w:rsid w:val="000A7605"/>
    <w:rsid w:val="000A77B7"/>
    <w:rsid w:val="000A79D9"/>
    <w:rsid w:val="000A7A0F"/>
    <w:rsid w:val="000B0209"/>
    <w:rsid w:val="000B0C20"/>
    <w:rsid w:val="000B0C82"/>
    <w:rsid w:val="000B1444"/>
    <w:rsid w:val="000B1704"/>
    <w:rsid w:val="000B1EE7"/>
    <w:rsid w:val="000B25BE"/>
    <w:rsid w:val="000B28AF"/>
    <w:rsid w:val="000B3124"/>
    <w:rsid w:val="000B35C4"/>
    <w:rsid w:val="000B3BED"/>
    <w:rsid w:val="000B3C08"/>
    <w:rsid w:val="000B3C0D"/>
    <w:rsid w:val="000B42AD"/>
    <w:rsid w:val="000B4D2B"/>
    <w:rsid w:val="000B4EA2"/>
    <w:rsid w:val="000B5F7B"/>
    <w:rsid w:val="000B6DEC"/>
    <w:rsid w:val="000B765C"/>
    <w:rsid w:val="000B7995"/>
    <w:rsid w:val="000C0501"/>
    <w:rsid w:val="000C0FC1"/>
    <w:rsid w:val="000C16EA"/>
    <w:rsid w:val="000C2635"/>
    <w:rsid w:val="000C29F7"/>
    <w:rsid w:val="000C2C9F"/>
    <w:rsid w:val="000C3D25"/>
    <w:rsid w:val="000C3D26"/>
    <w:rsid w:val="000C4117"/>
    <w:rsid w:val="000C4295"/>
    <w:rsid w:val="000C4976"/>
    <w:rsid w:val="000C5029"/>
    <w:rsid w:val="000C5298"/>
    <w:rsid w:val="000C5445"/>
    <w:rsid w:val="000C5834"/>
    <w:rsid w:val="000C59A5"/>
    <w:rsid w:val="000C5DDE"/>
    <w:rsid w:val="000C602F"/>
    <w:rsid w:val="000C716E"/>
    <w:rsid w:val="000C7C45"/>
    <w:rsid w:val="000C7CA2"/>
    <w:rsid w:val="000C7D2C"/>
    <w:rsid w:val="000C7D5D"/>
    <w:rsid w:val="000D29A6"/>
    <w:rsid w:val="000D2B8A"/>
    <w:rsid w:val="000D2CF1"/>
    <w:rsid w:val="000D2FE5"/>
    <w:rsid w:val="000D32EB"/>
    <w:rsid w:val="000D35BB"/>
    <w:rsid w:val="000D38E1"/>
    <w:rsid w:val="000D4F3C"/>
    <w:rsid w:val="000D5144"/>
    <w:rsid w:val="000D5785"/>
    <w:rsid w:val="000D584A"/>
    <w:rsid w:val="000D5F7C"/>
    <w:rsid w:val="000D6748"/>
    <w:rsid w:val="000D6CA4"/>
    <w:rsid w:val="000D73F7"/>
    <w:rsid w:val="000D75E9"/>
    <w:rsid w:val="000D7747"/>
    <w:rsid w:val="000D7AB9"/>
    <w:rsid w:val="000D7C27"/>
    <w:rsid w:val="000D7C91"/>
    <w:rsid w:val="000E007D"/>
    <w:rsid w:val="000E00BE"/>
    <w:rsid w:val="000E0776"/>
    <w:rsid w:val="000E07B6"/>
    <w:rsid w:val="000E0AD9"/>
    <w:rsid w:val="000E0E48"/>
    <w:rsid w:val="000E19E1"/>
    <w:rsid w:val="000E3034"/>
    <w:rsid w:val="000E37E6"/>
    <w:rsid w:val="000E3AA0"/>
    <w:rsid w:val="000E3B42"/>
    <w:rsid w:val="000E3F95"/>
    <w:rsid w:val="000E4214"/>
    <w:rsid w:val="000E4939"/>
    <w:rsid w:val="000E5081"/>
    <w:rsid w:val="000E52D0"/>
    <w:rsid w:val="000E5471"/>
    <w:rsid w:val="000E598F"/>
    <w:rsid w:val="000E5A54"/>
    <w:rsid w:val="000E6115"/>
    <w:rsid w:val="000E6E02"/>
    <w:rsid w:val="000E745A"/>
    <w:rsid w:val="000E74C0"/>
    <w:rsid w:val="000E7593"/>
    <w:rsid w:val="000E7890"/>
    <w:rsid w:val="000F0112"/>
    <w:rsid w:val="000F0701"/>
    <w:rsid w:val="000F0E11"/>
    <w:rsid w:val="000F0F86"/>
    <w:rsid w:val="000F10AE"/>
    <w:rsid w:val="000F14CA"/>
    <w:rsid w:val="000F2AF5"/>
    <w:rsid w:val="000F31A4"/>
    <w:rsid w:val="000F326C"/>
    <w:rsid w:val="000F3829"/>
    <w:rsid w:val="000F3DD9"/>
    <w:rsid w:val="000F3FC5"/>
    <w:rsid w:val="000F405F"/>
    <w:rsid w:val="000F4928"/>
    <w:rsid w:val="000F4F59"/>
    <w:rsid w:val="000F574F"/>
    <w:rsid w:val="000F588D"/>
    <w:rsid w:val="000F673E"/>
    <w:rsid w:val="000F7D60"/>
    <w:rsid w:val="001003F0"/>
    <w:rsid w:val="001006F2"/>
    <w:rsid w:val="0010110D"/>
    <w:rsid w:val="001012E4"/>
    <w:rsid w:val="001016B7"/>
    <w:rsid w:val="00101CF6"/>
    <w:rsid w:val="00102E75"/>
    <w:rsid w:val="00103A12"/>
    <w:rsid w:val="00103E23"/>
    <w:rsid w:val="00104A21"/>
    <w:rsid w:val="00104D93"/>
    <w:rsid w:val="00105DB0"/>
    <w:rsid w:val="00105DF8"/>
    <w:rsid w:val="00105FE6"/>
    <w:rsid w:val="00106129"/>
    <w:rsid w:val="00106D87"/>
    <w:rsid w:val="001076FC"/>
    <w:rsid w:val="00107D1F"/>
    <w:rsid w:val="00107EAC"/>
    <w:rsid w:val="0011000D"/>
    <w:rsid w:val="00111637"/>
    <w:rsid w:val="00111705"/>
    <w:rsid w:val="0011183D"/>
    <w:rsid w:val="00112275"/>
    <w:rsid w:val="001130D1"/>
    <w:rsid w:val="001149C5"/>
    <w:rsid w:val="00115670"/>
    <w:rsid w:val="00115685"/>
    <w:rsid w:val="00116D0E"/>
    <w:rsid w:val="001172F8"/>
    <w:rsid w:val="00117352"/>
    <w:rsid w:val="00121018"/>
    <w:rsid w:val="0012213B"/>
    <w:rsid w:val="001221DF"/>
    <w:rsid w:val="00122298"/>
    <w:rsid w:val="00122EB9"/>
    <w:rsid w:val="00122F9C"/>
    <w:rsid w:val="00122FBB"/>
    <w:rsid w:val="001230DC"/>
    <w:rsid w:val="00123C12"/>
    <w:rsid w:val="001243A1"/>
    <w:rsid w:val="00124821"/>
    <w:rsid w:val="00124997"/>
    <w:rsid w:val="001249D7"/>
    <w:rsid w:val="0012649D"/>
    <w:rsid w:val="00127DBA"/>
    <w:rsid w:val="00130BD4"/>
    <w:rsid w:val="001312BB"/>
    <w:rsid w:val="00131435"/>
    <w:rsid w:val="00131615"/>
    <w:rsid w:val="00131B0C"/>
    <w:rsid w:val="00131CC9"/>
    <w:rsid w:val="001321AB"/>
    <w:rsid w:val="001321BF"/>
    <w:rsid w:val="0013337F"/>
    <w:rsid w:val="00133A62"/>
    <w:rsid w:val="001344E0"/>
    <w:rsid w:val="00134BBA"/>
    <w:rsid w:val="00134FF0"/>
    <w:rsid w:val="00135B05"/>
    <w:rsid w:val="001366AC"/>
    <w:rsid w:val="001369A3"/>
    <w:rsid w:val="001369F3"/>
    <w:rsid w:val="00136A1E"/>
    <w:rsid w:val="00136B32"/>
    <w:rsid w:val="0013725C"/>
    <w:rsid w:val="00137308"/>
    <w:rsid w:val="00137B68"/>
    <w:rsid w:val="00140634"/>
    <w:rsid w:val="0014094A"/>
    <w:rsid w:val="00141A37"/>
    <w:rsid w:val="00141E98"/>
    <w:rsid w:val="0014239A"/>
    <w:rsid w:val="00142BF7"/>
    <w:rsid w:val="00142FAE"/>
    <w:rsid w:val="00143776"/>
    <w:rsid w:val="001446D3"/>
    <w:rsid w:val="00144B96"/>
    <w:rsid w:val="00144BBE"/>
    <w:rsid w:val="0014586D"/>
    <w:rsid w:val="00145C94"/>
    <w:rsid w:val="00146405"/>
    <w:rsid w:val="001472CA"/>
    <w:rsid w:val="001472F6"/>
    <w:rsid w:val="0014743B"/>
    <w:rsid w:val="00147480"/>
    <w:rsid w:val="00147AEB"/>
    <w:rsid w:val="001503CD"/>
    <w:rsid w:val="00150D79"/>
    <w:rsid w:val="00152839"/>
    <w:rsid w:val="001529BA"/>
    <w:rsid w:val="00152A9C"/>
    <w:rsid w:val="001530A3"/>
    <w:rsid w:val="001536F0"/>
    <w:rsid w:val="001537F8"/>
    <w:rsid w:val="00153975"/>
    <w:rsid w:val="00153C50"/>
    <w:rsid w:val="0015429A"/>
    <w:rsid w:val="00154A88"/>
    <w:rsid w:val="00154B5F"/>
    <w:rsid w:val="001555D3"/>
    <w:rsid w:val="00155939"/>
    <w:rsid w:val="00155AE8"/>
    <w:rsid w:val="00155C90"/>
    <w:rsid w:val="00155D04"/>
    <w:rsid w:val="00156C90"/>
    <w:rsid w:val="00157317"/>
    <w:rsid w:val="001573C6"/>
    <w:rsid w:val="00157A64"/>
    <w:rsid w:val="00157A81"/>
    <w:rsid w:val="00157B31"/>
    <w:rsid w:val="001605DA"/>
    <w:rsid w:val="00161212"/>
    <w:rsid w:val="0016158A"/>
    <w:rsid w:val="001617DE"/>
    <w:rsid w:val="00161884"/>
    <w:rsid w:val="00161FC4"/>
    <w:rsid w:val="00162186"/>
    <w:rsid w:val="00162607"/>
    <w:rsid w:val="00162695"/>
    <w:rsid w:val="00162817"/>
    <w:rsid w:val="0016312A"/>
    <w:rsid w:val="001635EA"/>
    <w:rsid w:val="001636E9"/>
    <w:rsid w:val="00163F6A"/>
    <w:rsid w:val="00163FB7"/>
    <w:rsid w:val="00163FEF"/>
    <w:rsid w:val="00165221"/>
    <w:rsid w:val="00165B99"/>
    <w:rsid w:val="00165F43"/>
    <w:rsid w:val="0016679B"/>
    <w:rsid w:val="0016679F"/>
    <w:rsid w:val="00166CF9"/>
    <w:rsid w:val="0016702A"/>
    <w:rsid w:val="001671E7"/>
    <w:rsid w:val="00167437"/>
    <w:rsid w:val="001675F6"/>
    <w:rsid w:val="00167BCA"/>
    <w:rsid w:val="00167F38"/>
    <w:rsid w:val="00170057"/>
    <w:rsid w:val="001705AF"/>
    <w:rsid w:val="001708D5"/>
    <w:rsid w:val="00171B13"/>
    <w:rsid w:val="001721F6"/>
    <w:rsid w:val="00172657"/>
    <w:rsid w:val="00172AA1"/>
    <w:rsid w:val="00173007"/>
    <w:rsid w:val="001738E8"/>
    <w:rsid w:val="001739D3"/>
    <w:rsid w:val="00173DD4"/>
    <w:rsid w:val="00174AC5"/>
    <w:rsid w:val="00174C4B"/>
    <w:rsid w:val="00175105"/>
    <w:rsid w:val="00175170"/>
    <w:rsid w:val="00175DC2"/>
    <w:rsid w:val="00176579"/>
    <w:rsid w:val="0017667A"/>
    <w:rsid w:val="00177457"/>
    <w:rsid w:val="00180387"/>
    <w:rsid w:val="001805F1"/>
    <w:rsid w:val="00180C9B"/>
    <w:rsid w:val="00181077"/>
    <w:rsid w:val="00181538"/>
    <w:rsid w:val="001822C4"/>
    <w:rsid w:val="00182804"/>
    <w:rsid w:val="00182E89"/>
    <w:rsid w:val="00182F96"/>
    <w:rsid w:val="00183C3C"/>
    <w:rsid w:val="00184057"/>
    <w:rsid w:val="00184EDF"/>
    <w:rsid w:val="00185136"/>
    <w:rsid w:val="0018525F"/>
    <w:rsid w:val="0018625C"/>
    <w:rsid w:val="001869F1"/>
    <w:rsid w:val="00186A94"/>
    <w:rsid w:val="00186D91"/>
    <w:rsid w:val="001874B4"/>
    <w:rsid w:val="00187CB0"/>
    <w:rsid w:val="00187E69"/>
    <w:rsid w:val="001903AC"/>
    <w:rsid w:val="00190963"/>
    <w:rsid w:val="001911F7"/>
    <w:rsid w:val="0019164D"/>
    <w:rsid w:val="00191C14"/>
    <w:rsid w:val="00191F6A"/>
    <w:rsid w:val="00192C9B"/>
    <w:rsid w:val="00192FC5"/>
    <w:rsid w:val="0019420C"/>
    <w:rsid w:val="001943D2"/>
    <w:rsid w:val="0019471E"/>
    <w:rsid w:val="00194B91"/>
    <w:rsid w:val="00195126"/>
    <w:rsid w:val="00195300"/>
    <w:rsid w:val="00195764"/>
    <w:rsid w:val="00195B55"/>
    <w:rsid w:val="001962F8"/>
    <w:rsid w:val="00196BE6"/>
    <w:rsid w:val="00196D67"/>
    <w:rsid w:val="001A0629"/>
    <w:rsid w:val="001A164A"/>
    <w:rsid w:val="001A19E7"/>
    <w:rsid w:val="001A1BB5"/>
    <w:rsid w:val="001A2580"/>
    <w:rsid w:val="001A2C66"/>
    <w:rsid w:val="001A2D53"/>
    <w:rsid w:val="001A378B"/>
    <w:rsid w:val="001A424E"/>
    <w:rsid w:val="001A43BF"/>
    <w:rsid w:val="001A49CA"/>
    <w:rsid w:val="001A4CB2"/>
    <w:rsid w:val="001A4CB5"/>
    <w:rsid w:val="001A4DE5"/>
    <w:rsid w:val="001A4F59"/>
    <w:rsid w:val="001A51ED"/>
    <w:rsid w:val="001A5218"/>
    <w:rsid w:val="001A5A38"/>
    <w:rsid w:val="001A5D46"/>
    <w:rsid w:val="001A5F64"/>
    <w:rsid w:val="001A6372"/>
    <w:rsid w:val="001A6920"/>
    <w:rsid w:val="001A6FDA"/>
    <w:rsid w:val="001A7AB0"/>
    <w:rsid w:val="001B0ACC"/>
    <w:rsid w:val="001B1014"/>
    <w:rsid w:val="001B10CD"/>
    <w:rsid w:val="001B111F"/>
    <w:rsid w:val="001B14C2"/>
    <w:rsid w:val="001B171C"/>
    <w:rsid w:val="001B22C9"/>
    <w:rsid w:val="001B2323"/>
    <w:rsid w:val="001B2D11"/>
    <w:rsid w:val="001B3299"/>
    <w:rsid w:val="001B3343"/>
    <w:rsid w:val="001B3B69"/>
    <w:rsid w:val="001B4131"/>
    <w:rsid w:val="001B50C2"/>
    <w:rsid w:val="001B52DA"/>
    <w:rsid w:val="001B616E"/>
    <w:rsid w:val="001B646C"/>
    <w:rsid w:val="001B6D68"/>
    <w:rsid w:val="001B6EC4"/>
    <w:rsid w:val="001B7193"/>
    <w:rsid w:val="001B73FB"/>
    <w:rsid w:val="001B7A75"/>
    <w:rsid w:val="001C040C"/>
    <w:rsid w:val="001C1E2B"/>
    <w:rsid w:val="001C1E2D"/>
    <w:rsid w:val="001C202D"/>
    <w:rsid w:val="001C22FA"/>
    <w:rsid w:val="001C2347"/>
    <w:rsid w:val="001C296A"/>
    <w:rsid w:val="001C2A76"/>
    <w:rsid w:val="001C2B1A"/>
    <w:rsid w:val="001C2CC5"/>
    <w:rsid w:val="001C2DAE"/>
    <w:rsid w:val="001C320C"/>
    <w:rsid w:val="001C320D"/>
    <w:rsid w:val="001C330A"/>
    <w:rsid w:val="001C3758"/>
    <w:rsid w:val="001C391C"/>
    <w:rsid w:val="001C39C5"/>
    <w:rsid w:val="001C3BE2"/>
    <w:rsid w:val="001C3E33"/>
    <w:rsid w:val="001C52DC"/>
    <w:rsid w:val="001C6878"/>
    <w:rsid w:val="001C6D8F"/>
    <w:rsid w:val="001C7027"/>
    <w:rsid w:val="001D02A2"/>
    <w:rsid w:val="001D0751"/>
    <w:rsid w:val="001D1D7C"/>
    <w:rsid w:val="001D1DC9"/>
    <w:rsid w:val="001D244F"/>
    <w:rsid w:val="001D255E"/>
    <w:rsid w:val="001D2945"/>
    <w:rsid w:val="001D388D"/>
    <w:rsid w:val="001D48BD"/>
    <w:rsid w:val="001D4AFB"/>
    <w:rsid w:val="001D4EFD"/>
    <w:rsid w:val="001D5346"/>
    <w:rsid w:val="001D559A"/>
    <w:rsid w:val="001D5792"/>
    <w:rsid w:val="001D598A"/>
    <w:rsid w:val="001D5BF3"/>
    <w:rsid w:val="001D5DC5"/>
    <w:rsid w:val="001D6748"/>
    <w:rsid w:val="001D69E4"/>
    <w:rsid w:val="001D71B5"/>
    <w:rsid w:val="001D75C6"/>
    <w:rsid w:val="001E04C2"/>
    <w:rsid w:val="001E1EC5"/>
    <w:rsid w:val="001E219F"/>
    <w:rsid w:val="001E3961"/>
    <w:rsid w:val="001E3C04"/>
    <w:rsid w:val="001E3C5A"/>
    <w:rsid w:val="001E4167"/>
    <w:rsid w:val="001E51B6"/>
    <w:rsid w:val="001E5495"/>
    <w:rsid w:val="001E5978"/>
    <w:rsid w:val="001E5B2F"/>
    <w:rsid w:val="001E5C2F"/>
    <w:rsid w:val="001E5E5B"/>
    <w:rsid w:val="001E5EE4"/>
    <w:rsid w:val="001E688D"/>
    <w:rsid w:val="001E6CC4"/>
    <w:rsid w:val="001E6ECA"/>
    <w:rsid w:val="001F1A83"/>
    <w:rsid w:val="001F1F7B"/>
    <w:rsid w:val="001F2209"/>
    <w:rsid w:val="001F2D52"/>
    <w:rsid w:val="001F2F5E"/>
    <w:rsid w:val="001F34DF"/>
    <w:rsid w:val="001F3535"/>
    <w:rsid w:val="001F3696"/>
    <w:rsid w:val="001F49AD"/>
    <w:rsid w:val="001F4F0D"/>
    <w:rsid w:val="001F5511"/>
    <w:rsid w:val="001F5ECB"/>
    <w:rsid w:val="001F5EF3"/>
    <w:rsid w:val="001F61BF"/>
    <w:rsid w:val="001F631C"/>
    <w:rsid w:val="001F6B10"/>
    <w:rsid w:val="001F6E0E"/>
    <w:rsid w:val="001F73B9"/>
    <w:rsid w:val="001F75F1"/>
    <w:rsid w:val="001F7E36"/>
    <w:rsid w:val="002000AD"/>
    <w:rsid w:val="00200AD1"/>
    <w:rsid w:val="00200F9E"/>
    <w:rsid w:val="002012B9"/>
    <w:rsid w:val="00201709"/>
    <w:rsid w:val="00201817"/>
    <w:rsid w:val="002018DA"/>
    <w:rsid w:val="00201EB5"/>
    <w:rsid w:val="00202100"/>
    <w:rsid w:val="002028E5"/>
    <w:rsid w:val="0020291B"/>
    <w:rsid w:val="00202A19"/>
    <w:rsid w:val="00202B5A"/>
    <w:rsid w:val="0020400E"/>
    <w:rsid w:val="00204270"/>
    <w:rsid w:val="0020484A"/>
    <w:rsid w:val="002048ED"/>
    <w:rsid w:val="00204F46"/>
    <w:rsid w:val="002053BA"/>
    <w:rsid w:val="00205CA9"/>
    <w:rsid w:val="00206DEC"/>
    <w:rsid w:val="0020716F"/>
    <w:rsid w:val="00207365"/>
    <w:rsid w:val="00207910"/>
    <w:rsid w:val="00207A15"/>
    <w:rsid w:val="00210B6F"/>
    <w:rsid w:val="00211DC9"/>
    <w:rsid w:val="00211E5E"/>
    <w:rsid w:val="0021214F"/>
    <w:rsid w:val="00213367"/>
    <w:rsid w:val="002142D0"/>
    <w:rsid w:val="002145E4"/>
    <w:rsid w:val="00215064"/>
    <w:rsid w:val="0021544D"/>
    <w:rsid w:val="00215986"/>
    <w:rsid w:val="00215E8E"/>
    <w:rsid w:val="00217142"/>
    <w:rsid w:val="002175E3"/>
    <w:rsid w:val="00217784"/>
    <w:rsid w:val="00217F11"/>
    <w:rsid w:val="002206EE"/>
    <w:rsid w:val="00221673"/>
    <w:rsid w:val="00221D82"/>
    <w:rsid w:val="002221F7"/>
    <w:rsid w:val="00222D5D"/>
    <w:rsid w:val="002235D0"/>
    <w:rsid w:val="002238D8"/>
    <w:rsid w:val="00223E13"/>
    <w:rsid w:val="00224306"/>
    <w:rsid w:val="0022505E"/>
    <w:rsid w:val="00225581"/>
    <w:rsid w:val="00225D18"/>
    <w:rsid w:val="002268A9"/>
    <w:rsid w:val="00226BAB"/>
    <w:rsid w:val="00226BBE"/>
    <w:rsid w:val="00226FC6"/>
    <w:rsid w:val="00227683"/>
    <w:rsid w:val="002303C7"/>
    <w:rsid w:val="00230B72"/>
    <w:rsid w:val="002311A0"/>
    <w:rsid w:val="00231556"/>
    <w:rsid w:val="00231A3E"/>
    <w:rsid w:val="00231D23"/>
    <w:rsid w:val="00232343"/>
    <w:rsid w:val="0023274A"/>
    <w:rsid w:val="00232767"/>
    <w:rsid w:val="00232EB5"/>
    <w:rsid w:val="00232F43"/>
    <w:rsid w:val="00234A9E"/>
    <w:rsid w:val="00234DB6"/>
    <w:rsid w:val="00235310"/>
    <w:rsid w:val="00235F2C"/>
    <w:rsid w:val="00236778"/>
    <w:rsid w:val="00236C57"/>
    <w:rsid w:val="00236E6A"/>
    <w:rsid w:val="00237BF7"/>
    <w:rsid w:val="002400D4"/>
    <w:rsid w:val="00240C05"/>
    <w:rsid w:val="00240F5C"/>
    <w:rsid w:val="00241048"/>
    <w:rsid w:val="0024151B"/>
    <w:rsid w:val="0024160C"/>
    <w:rsid w:val="00241933"/>
    <w:rsid w:val="00242AD2"/>
    <w:rsid w:val="002436D0"/>
    <w:rsid w:val="00243CA3"/>
    <w:rsid w:val="00243DEE"/>
    <w:rsid w:val="00244529"/>
    <w:rsid w:val="002448F9"/>
    <w:rsid w:val="00244F73"/>
    <w:rsid w:val="00245103"/>
    <w:rsid w:val="00245181"/>
    <w:rsid w:val="002458C1"/>
    <w:rsid w:val="002467FF"/>
    <w:rsid w:val="00246E9A"/>
    <w:rsid w:val="0024709C"/>
    <w:rsid w:val="00247576"/>
    <w:rsid w:val="00247A92"/>
    <w:rsid w:val="00247C41"/>
    <w:rsid w:val="002512E0"/>
    <w:rsid w:val="00251302"/>
    <w:rsid w:val="00251AC5"/>
    <w:rsid w:val="00251DCB"/>
    <w:rsid w:val="00252019"/>
    <w:rsid w:val="002531A7"/>
    <w:rsid w:val="00253F6C"/>
    <w:rsid w:val="00253FF1"/>
    <w:rsid w:val="002540D6"/>
    <w:rsid w:val="002553F9"/>
    <w:rsid w:val="002554E9"/>
    <w:rsid w:val="00255728"/>
    <w:rsid w:val="00255871"/>
    <w:rsid w:val="00255B2A"/>
    <w:rsid w:val="0025616F"/>
    <w:rsid w:val="0025648A"/>
    <w:rsid w:val="0025711B"/>
    <w:rsid w:val="002571F0"/>
    <w:rsid w:val="00257910"/>
    <w:rsid w:val="00257EB2"/>
    <w:rsid w:val="0026014A"/>
    <w:rsid w:val="002602DF"/>
    <w:rsid w:val="00260558"/>
    <w:rsid w:val="00260599"/>
    <w:rsid w:val="00261D53"/>
    <w:rsid w:val="00261FB5"/>
    <w:rsid w:val="002620A8"/>
    <w:rsid w:val="00262450"/>
    <w:rsid w:val="00262E87"/>
    <w:rsid w:val="0026350B"/>
    <w:rsid w:val="002635BB"/>
    <w:rsid w:val="00263EA1"/>
    <w:rsid w:val="00263FAD"/>
    <w:rsid w:val="00264F30"/>
    <w:rsid w:val="00265A05"/>
    <w:rsid w:val="0026634B"/>
    <w:rsid w:val="0026673F"/>
    <w:rsid w:val="002669EF"/>
    <w:rsid w:val="0027004E"/>
    <w:rsid w:val="00270248"/>
    <w:rsid w:val="0027077C"/>
    <w:rsid w:val="0027082F"/>
    <w:rsid w:val="0027087C"/>
    <w:rsid w:val="00270A72"/>
    <w:rsid w:val="0027166A"/>
    <w:rsid w:val="00271810"/>
    <w:rsid w:val="0027259E"/>
    <w:rsid w:val="00272AED"/>
    <w:rsid w:val="00273126"/>
    <w:rsid w:val="002735D9"/>
    <w:rsid w:val="002737D1"/>
    <w:rsid w:val="00274200"/>
    <w:rsid w:val="002773C4"/>
    <w:rsid w:val="00277623"/>
    <w:rsid w:val="002801F8"/>
    <w:rsid w:val="002802E0"/>
    <w:rsid w:val="00280334"/>
    <w:rsid w:val="00280AEA"/>
    <w:rsid w:val="00280BBB"/>
    <w:rsid w:val="00282F46"/>
    <w:rsid w:val="002831E8"/>
    <w:rsid w:val="00283CD9"/>
    <w:rsid w:val="00283D73"/>
    <w:rsid w:val="002844A7"/>
    <w:rsid w:val="00284856"/>
    <w:rsid w:val="00284F8A"/>
    <w:rsid w:val="00286175"/>
    <w:rsid w:val="00286EEC"/>
    <w:rsid w:val="00286FA5"/>
    <w:rsid w:val="00287206"/>
    <w:rsid w:val="0028753F"/>
    <w:rsid w:val="002876AA"/>
    <w:rsid w:val="0029011E"/>
    <w:rsid w:val="00290D1D"/>
    <w:rsid w:val="00291A1F"/>
    <w:rsid w:val="00291BEE"/>
    <w:rsid w:val="002921DA"/>
    <w:rsid w:val="002929E2"/>
    <w:rsid w:val="00292A1E"/>
    <w:rsid w:val="0029352B"/>
    <w:rsid w:val="0029379E"/>
    <w:rsid w:val="00293E8C"/>
    <w:rsid w:val="002943A7"/>
    <w:rsid w:val="0029568C"/>
    <w:rsid w:val="00295850"/>
    <w:rsid w:val="0029615A"/>
    <w:rsid w:val="00296177"/>
    <w:rsid w:val="0029674A"/>
    <w:rsid w:val="00296B27"/>
    <w:rsid w:val="00296DA5"/>
    <w:rsid w:val="00297CA3"/>
    <w:rsid w:val="00297D07"/>
    <w:rsid w:val="002A0315"/>
    <w:rsid w:val="002A0316"/>
    <w:rsid w:val="002A0350"/>
    <w:rsid w:val="002A1F77"/>
    <w:rsid w:val="002A208A"/>
    <w:rsid w:val="002A2577"/>
    <w:rsid w:val="002A2D3D"/>
    <w:rsid w:val="002A2DAF"/>
    <w:rsid w:val="002A3881"/>
    <w:rsid w:val="002A3CD5"/>
    <w:rsid w:val="002A448C"/>
    <w:rsid w:val="002A4A2E"/>
    <w:rsid w:val="002A4FFA"/>
    <w:rsid w:val="002A5ABE"/>
    <w:rsid w:val="002A5EB1"/>
    <w:rsid w:val="002A62FD"/>
    <w:rsid w:val="002A6BE7"/>
    <w:rsid w:val="002A763E"/>
    <w:rsid w:val="002A76AD"/>
    <w:rsid w:val="002A7A30"/>
    <w:rsid w:val="002A7B69"/>
    <w:rsid w:val="002B098F"/>
    <w:rsid w:val="002B11B5"/>
    <w:rsid w:val="002B19F3"/>
    <w:rsid w:val="002B25B2"/>
    <w:rsid w:val="002B2950"/>
    <w:rsid w:val="002B3963"/>
    <w:rsid w:val="002B4119"/>
    <w:rsid w:val="002B49FC"/>
    <w:rsid w:val="002B4E7B"/>
    <w:rsid w:val="002B5085"/>
    <w:rsid w:val="002B50C6"/>
    <w:rsid w:val="002B5FE3"/>
    <w:rsid w:val="002B6608"/>
    <w:rsid w:val="002B68C3"/>
    <w:rsid w:val="002B6ED2"/>
    <w:rsid w:val="002B727E"/>
    <w:rsid w:val="002B7379"/>
    <w:rsid w:val="002B79D8"/>
    <w:rsid w:val="002B7FAA"/>
    <w:rsid w:val="002C0425"/>
    <w:rsid w:val="002C15A9"/>
    <w:rsid w:val="002C1709"/>
    <w:rsid w:val="002C1992"/>
    <w:rsid w:val="002C215D"/>
    <w:rsid w:val="002C2735"/>
    <w:rsid w:val="002C3891"/>
    <w:rsid w:val="002C3E5E"/>
    <w:rsid w:val="002C416E"/>
    <w:rsid w:val="002C4450"/>
    <w:rsid w:val="002C4E3A"/>
    <w:rsid w:val="002C5492"/>
    <w:rsid w:val="002C5C25"/>
    <w:rsid w:val="002C6021"/>
    <w:rsid w:val="002C6B07"/>
    <w:rsid w:val="002C703B"/>
    <w:rsid w:val="002C70A9"/>
    <w:rsid w:val="002C74C0"/>
    <w:rsid w:val="002C7510"/>
    <w:rsid w:val="002C75F9"/>
    <w:rsid w:val="002C76CA"/>
    <w:rsid w:val="002C7EB6"/>
    <w:rsid w:val="002D0245"/>
    <w:rsid w:val="002D1228"/>
    <w:rsid w:val="002D12E7"/>
    <w:rsid w:val="002D192B"/>
    <w:rsid w:val="002D1A3F"/>
    <w:rsid w:val="002D1DC0"/>
    <w:rsid w:val="002D2141"/>
    <w:rsid w:val="002D29A0"/>
    <w:rsid w:val="002D32EE"/>
    <w:rsid w:val="002D3819"/>
    <w:rsid w:val="002D4896"/>
    <w:rsid w:val="002D4A28"/>
    <w:rsid w:val="002D4CDE"/>
    <w:rsid w:val="002D57AB"/>
    <w:rsid w:val="002D59A4"/>
    <w:rsid w:val="002D6239"/>
    <w:rsid w:val="002D62CE"/>
    <w:rsid w:val="002D6792"/>
    <w:rsid w:val="002D690F"/>
    <w:rsid w:val="002D6CCD"/>
    <w:rsid w:val="002D7402"/>
    <w:rsid w:val="002D763E"/>
    <w:rsid w:val="002E03BC"/>
    <w:rsid w:val="002E0B31"/>
    <w:rsid w:val="002E112A"/>
    <w:rsid w:val="002E16A5"/>
    <w:rsid w:val="002E389F"/>
    <w:rsid w:val="002E38B8"/>
    <w:rsid w:val="002E3AD7"/>
    <w:rsid w:val="002E3B8A"/>
    <w:rsid w:val="002E3E6E"/>
    <w:rsid w:val="002E415A"/>
    <w:rsid w:val="002E4252"/>
    <w:rsid w:val="002E4657"/>
    <w:rsid w:val="002E4F6B"/>
    <w:rsid w:val="002E5129"/>
    <w:rsid w:val="002E5230"/>
    <w:rsid w:val="002E54B3"/>
    <w:rsid w:val="002E619B"/>
    <w:rsid w:val="002E67E1"/>
    <w:rsid w:val="002E6A05"/>
    <w:rsid w:val="002E6A08"/>
    <w:rsid w:val="002E7402"/>
    <w:rsid w:val="002E7984"/>
    <w:rsid w:val="002F06BC"/>
    <w:rsid w:val="002F09D9"/>
    <w:rsid w:val="002F11A2"/>
    <w:rsid w:val="002F18AB"/>
    <w:rsid w:val="002F1A4F"/>
    <w:rsid w:val="002F1C9E"/>
    <w:rsid w:val="002F1E11"/>
    <w:rsid w:val="002F2751"/>
    <w:rsid w:val="002F3103"/>
    <w:rsid w:val="002F3155"/>
    <w:rsid w:val="002F329D"/>
    <w:rsid w:val="002F33B2"/>
    <w:rsid w:val="002F38D3"/>
    <w:rsid w:val="002F3E17"/>
    <w:rsid w:val="002F4081"/>
    <w:rsid w:val="002F448D"/>
    <w:rsid w:val="002F451F"/>
    <w:rsid w:val="002F50BD"/>
    <w:rsid w:val="002F50FC"/>
    <w:rsid w:val="002F6360"/>
    <w:rsid w:val="002F637C"/>
    <w:rsid w:val="002F6DB7"/>
    <w:rsid w:val="002F7481"/>
    <w:rsid w:val="003000F0"/>
    <w:rsid w:val="00300DA3"/>
    <w:rsid w:val="003017E6"/>
    <w:rsid w:val="00301CAC"/>
    <w:rsid w:val="003023CD"/>
    <w:rsid w:val="0030297D"/>
    <w:rsid w:val="003031E6"/>
    <w:rsid w:val="003049A7"/>
    <w:rsid w:val="00305513"/>
    <w:rsid w:val="00305952"/>
    <w:rsid w:val="003066AC"/>
    <w:rsid w:val="00306AFC"/>
    <w:rsid w:val="00306E31"/>
    <w:rsid w:val="003071A7"/>
    <w:rsid w:val="00307B2D"/>
    <w:rsid w:val="00307F93"/>
    <w:rsid w:val="00310031"/>
    <w:rsid w:val="0031014B"/>
    <w:rsid w:val="00310B2E"/>
    <w:rsid w:val="0031102E"/>
    <w:rsid w:val="0031117B"/>
    <w:rsid w:val="003114E0"/>
    <w:rsid w:val="00311944"/>
    <w:rsid w:val="00311DB8"/>
    <w:rsid w:val="003122F9"/>
    <w:rsid w:val="00312C38"/>
    <w:rsid w:val="00313E45"/>
    <w:rsid w:val="00314730"/>
    <w:rsid w:val="00314AE7"/>
    <w:rsid w:val="00314B6A"/>
    <w:rsid w:val="00314BDE"/>
    <w:rsid w:val="0031501A"/>
    <w:rsid w:val="0031513A"/>
    <w:rsid w:val="00315580"/>
    <w:rsid w:val="0031560C"/>
    <w:rsid w:val="00315DD9"/>
    <w:rsid w:val="00315FA4"/>
    <w:rsid w:val="00316058"/>
    <w:rsid w:val="00316566"/>
    <w:rsid w:val="003166B9"/>
    <w:rsid w:val="003166D6"/>
    <w:rsid w:val="00317A4F"/>
    <w:rsid w:val="00320152"/>
    <w:rsid w:val="003206AD"/>
    <w:rsid w:val="00320D53"/>
    <w:rsid w:val="00321738"/>
    <w:rsid w:val="00321852"/>
    <w:rsid w:val="003225D6"/>
    <w:rsid w:val="00322EF7"/>
    <w:rsid w:val="00323E5B"/>
    <w:rsid w:val="0032426C"/>
    <w:rsid w:val="00324D48"/>
    <w:rsid w:val="00324E56"/>
    <w:rsid w:val="0032505F"/>
    <w:rsid w:val="0032575D"/>
    <w:rsid w:val="00325B84"/>
    <w:rsid w:val="00325FAF"/>
    <w:rsid w:val="003260C0"/>
    <w:rsid w:val="00326858"/>
    <w:rsid w:val="00326C4B"/>
    <w:rsid w:val="00327410"/>
    <w:rsid w:val="0032749C"/>
    <w:rsid w:val="00327A97"/>
    <w:rsid w:val="00327B8E"/>
    <w:rsid w:val="00330B0A"/>
    <w:rsid w:val="00330F1B"/>
    <w:rsid w:val="003313F9"/>
    <w:rsid w:val="00331DB4"/>
    <w:rsid w:val="00332100"/>
    <w:rsid w:val="003326EF"/>
    <w:rsid w:val="0033296B"/>
    <w:rsid w:val="00332C80"/>
    <w:rsid w:val="00332F23"/>
    <w:rsid w:val="00333340"/>
    <w:rsid w:val="00333649"/>
    <w:rsid w:val="00335245"/>
    <w:rsid w:val="003359AE"/>
    <w:rsid w:val="00336196"/>
    <w:rsid w:val="003363B2"/>
    <w:rsid w:val="003363D4"/>
    <w:rsid w:val="00336441"/>
    <w:rsid w:val="00336812"/>
    <w:rsid w:val="00336927"/>
    <w:rsid w:val="00337177"/>
    <w:rsid w:val="00337428"/>
    <w:rsid w:val="00337D91"/>
    <w:rsid w:val="003402D7"/>
    <w:rsid w:val="0034147F"/>
    <w:rsid w:val="003416D1"/>
    <w:rsid w:val="00342C4E"/>
    <w:rsid w:val="0034335E"/>
    <w:rsid w:val="003436BE"/>
    <w:rsid w:val="00343E82"/>
    <w:rsid w:val="00343E88"/>
    <w:rsid w:val="00344974"/>
    <w:rsid w:val="003449A1"/>
    <w:rsid w:val="003449DB"/>
    <w:rsid w:val="00344B34"/>
    <w:rsid w:val="00344CB5"/>
    <w:rsid w:val="0034505D"/>
    <w:rsid w:val="0034556A"/>
    <w:rsid w:val="00345836"/>
    <w:rsid w:val="00345A37"/>
    <w:rsid w:val="00345AE5"/>
    <w:rsid w:val="00347102"/>
    <w:rsid w:val="00350972"/>
    <w:rsid w:val="0035143C"/>
    <w:rsid w:val="003518C7"/>
    <w:rsid w:val="00351B63"/>
    <w:rsid w:val="003532A7"/>
    <w:rsid w:val="00353DED"/>
    <w:rsid w:val="0035566F"/>
    <w:rsid w:val="0035581F"/>
    <w:rsid w:val="00355C4B"/>
    <w:rsid w:val="00356898"/>
    <w:rsid w:val="00356A6F"/>
    <w:rsid w:val="00356DE9"/>
    <w:rsid w:val="003573CF"/>
    <w:rsid w:val="0035766E"/>
    <w:rsid w:val="00357922"/>
    <w:rsid w:val="003601CD"/>
    <w:rsid w:val="00361C8E"/>
    <w:rsid w:val="00361DEA"/>
    <w:rsid w:val="00361E29"/>
    <w:rsid w:val="00362029"/>
    <w:rsid w:val="0036226E"/>
    <w:rsid w:val="00362684"/>
    <w:rsid w:val="00362DC0"/>
    <w:rsid w:val="00363160"/>
    <w:rsid w:val="003633E0"/>
    <w:rsid w:val="00363983"/>
    <w:rsid w:val="00365327"/>
    <w:rsid w:val="003657DA"/>
    <w:rsid w:val="00365964"/>
    <w:rsid w:val="0036633B"/>
    <w:rsid w:val="00366897"/>
    <w:rsid w:val="00367F3A"/>
    <w:rsid w:val="00367F43"/>
    <w:rsid w:val="00370E94"/>
    <w:rsid w:val="003717E6"/>
    <w:rsid w:val="0037227C"/>
    <w:rsid w:val="00372348"/>
    <w:rsid w:val="00372782"/>
    <w:rsid w:val="003736D5"/>
    <w:rsid w:val="00373CA2"/>
    <w:rsid w:val="00374388"/>
    <w:rsid w:val="003748AF"/>
    <w:rsid w:val="00374921"/>
    <w:rsid w:val="00374C55"/>
    <w:rsid w:val="003755C9"/>
    <w:rsid w:val="003755E5"/>
    <w:rsid w:val="00375752"/>
    <w:rsid w:val="00375891"/>
    <w:rsid w:val="00375A05"/>
    <w:rsid w:val="0037609B"/>
    <w:rsid w:val="0037646F"/>
    <w:rsid w:val="00376F0F"/>
    <w:rsid w:val="00377039"/>
    <w:rsid w:val="00377512"/>
    <w:rsid w:val="00377B52"/>
    <w:rsid w:val="0038024C"/>
    <w:rsid w:val="00380CBB"/>
    <w:rsid w:val="00381781"/>
    <w:rsid w:val="0038192F"/>
    <w:rsid w:val="00381C41"/>
    <w:rsid w:val="00382661"/>
    <w:rsid w:val="00382B91"/>
    <w:rsid w:val="00382D65"/>
    <w:rsid w:val="00383711"/>
    <w:rsid w:val="00383D38"/>
    <w:rsid w:val="00383D96"/>
    <w:rsid w:val="0038493F"/>
    <w:rsid w:val="00384A4C"/>
    <w:rsid w:val="00385EB6"/>
    <w:rsid w:val="00387636"/>
    <w:rsid w:val="00387642"/>
    <w:rsid w:val="00387D02"/>
    <w:rsid w:val="00391A76"/>
    <w:rsid w:val="00391D78"/>
    <w:rsid w:val="003924CD"/>
    <w:rsid w:val="0039252A"/>
    <w:rsid w:val="00392D25"/>
    <w:rsid w:val="00393722"/>
    <w:rsid w:val="00393A57"/>
    <w:rsid w:val="0039437F"/>
    <w:rsid w:val="00394DD8"/>
    <w:rsid w:val="003954FD"/>
    <w:rsid w:val="003955C9"/>
    <w:rsid w:val="00395D09"/>
    <w:rsid w:val="00395DC5"/>
    <w:rsid w:val="0039672F"/>
    <w:rsid w:val="00396AE1"/>
    <w:rsid w:val="00397BB4"/>
    <w:rsid w:val="003A008E"/>
    <w:rsid w:val="003A0B59"/>
    <w:rsid w:val="003A0E8A"/>
    <w:rsid w:val="003A2479"/>
    <w:rsid w:val="003A2A9E"/>
    <w:rsid w:val="003A2CAB"/>
    <w:rsid w:val="003A42CB"/>
    <w:rsid w:val="003A4CAC"/>
    <w:rsid w:val="003A4D4C"/>
    <w:rsid w:val="003A4EA5"/>
    <w:rsid w:val="003A5827"/>
    <w:rsid w:val="003A5E4C"/>
    <w:rsid w:val="003A5F6F"/>
    <w:rsid w:val="003A62E7"/>
    <w:rsid w:val="003A6B09"/>
    <w:rsid w:val="003A710E"/>
    <w:rsid w:val="003A719B"/>
    <w:rsid w:val="003A7923"/>
    <w:rsid w:val="003A7E8A"/>
    <w:rsid w:val="003B00A7"/>
    <w:rsid w:val="003B03F2"/>
    <w:rsid w:val="003B0ACB"/>
    <w:rsid w:val="003B163E"/>
    <w:rsid w:val="003B1C6F"/>
    <w:rsid w:val="003B1CF6"/>
    <w:rsid w:val="003B1D45"/>
    <w:rsid w:val="003B21DD"/>
    <w:rsid w:val="003B2320"/>
    <w:rsid w:val="003B2A46"/>
    <w:rsid w:val="003B32DA"/>
    <w:rsid w:val="003B35B6"/>
    <w:rsid w:val="003B3609"/>
    <w:rsid w:val="003B4561"/>
    <w:rsid w:val="003B57D0"/>
    <w:rsid w:val="003B58E8"/>
    <w:rsid w:val="003B6362"/>
    <w:rsid w:val="003B65F3"/>
    <w:rsid w:val="003B66AF"/>
    <w:rsid w:val="003B6ACD"/>
    <w:rsid w:val="003B6C46"/>
    <w:rsid w:val="003B6CE9"/>
    <w:rsid w:val="003B6EA4"/>
    <w:rsid w:val="003B6FC8"/>
    <w:rsid w:val="003B79BF"/>
    <w:rsid w:val="003C1ACE"/>
    <w:rsid w:val="003C1B71"/>
    <w:rsid w:val="003C1DAB"/>
    <w:rsid w:val="003C1E12"/>
    <w:rsid w:val="003C1F38"/>
    <w:rsid w:val="003C2897"/>
    <w:rsid w:val="003C2BA8"/>
    <w:rsid w:val="003C33AD"/>
    <w:rsid w:val="003C3E02"/>
    <w:rsid w:val="003C42F8"/>
    <w:rsid w:val="003C44CC"/>
    <w:rsid w:val="003C4BE2"/>
    <w:rsid w:val="003C4C39"/>
    <w:rsid w:val="003C59B7"/>
    <w:rsid w:val="003C6010"/>
    <w:rsid w:val="003C6C28"/>
    <w:rsid w:val="003C70E3"/>
    <w:rsid w:val="003C7223"/>
    <w:rsid w:val="003C73B3"/>
    <w:rsid w:val="003D0370"/>
    <w:rsid w:val="003D095E"/>
    <w:rsid w:val="003D0DC7"/>
    <w:rsid w:val="003D11F6"/>
    <w:rsid w:val="003D120C"/>
    <w:rsid w:val="003D1373"/>
    <w:rsid w:val="003D2A77"/>
    <w:rsid w:val="003D34AE"/>
    <w:rsid w:val="003D397E"/>
    <w:rsid w:val="003D39B5"/>
    <w:rsid w:val="003D402C"/>
    <w:rsid w:val="003D464F"/>
    <w:rsid w:val="003D4981"/>
    <w:rsid w:val="003D53FE"/>
    <w:rsid w:val="003D66FB"/>
    <w:rsid w:val="003D6939"/>
    <w:rsid w:val="003D6BE5"/>
    <w:rsid w:val="003D7D47"/>
    <w:rsid w:val="003E0064"/>
    <w:rsid w:val="003E09FC"/>
    <w:rsid w:val="003E11B1"/>
    <w:rsid w:val="003E1205"/>
    <w:rsid w:val="003E1AFB"/>
    <w:rsid w:val="003E254D"/>
    <w:rsid w:val="003E2EB6"/>
    <w:rsid w:val="003E32C4"/>
    <w:rsid w:val="003E33A9"/>
    <w:rsid w:val="003E3ABC"/>
    <w:rsid w:val="003E4029"/>
    <w:rsid w:val="003E4958"/>
    <w:rsid w:val="003E4E15"/>
    <w:rsid w:val="003E511D"/>
    <w:rsid w:val="003E57AB"/>
    <w:rsid w:val="003E5F7C"/>
    <w:rsid w:val="003E6003"/>
    <w:rsid w:val="003E6753"/>
    <w:rsid w:val="003E6864"/>
    <w:rsid w:val="003E6D35"/>
    <w:rsid w:val="003E704E"/>
    <w:rsid w:val="003E72CE"/>
    <w:rsid w:val="003E73F6"/>
    <w:rsid w:val="003F0449"/>
    <w:rsid w:val="003F07A2"/>
    <w:rsid w:val="003F0FD1"/>
    <w:rsid w:val="003F14AE"/>
    <w:rsid w:val="003F18D4"/>
    <w:rsid w:val="003F1D12"/>
    <w:rsid w:val="003F1F7B"/>
    <w:rsid w:val="003F3882"/>
    <w:rsid w:val="003F46C2"/>
    <w:rsid w:val="003F479F"/>
    <w:rsid w:val="003F565B"/>
    <w:rsid w:val="003F5983"/>
    <w:rsid w:val="003F663D"/>
    <w:rsid w:val="003F7768"/>
    <w:rsid w:val="003F79F1"/>
    <w:rsid w:val="004005CD"/>
    <w:rsid w:val="00400EBE"/>
    <w:rsid w:val="0040100C"/>
    <w:rsid w:val="00401086"/>
    <w:rsid w:val="004011E7"/>
    <w:rsid w:val="00401B5B"/>
    <w:rsid w:val="00401CB6"/>
    <w:rsid w:val="00401F8F"/>
    <w:rsid w:val="00402E35"/>
    <w:rsid w:val="0040335C"/>
    <w:rsid w:val="00403387"/>
    <w:rsid w:val="00403B65"/>
    <w:rsid w:val="00403B7E"/>
    <w:rsid w:val="00404F6B"/>
    <w:rsid w:val="00405285"/>
    <w:rsid w:val="00405779"/>
    <w:rsid w:val="004066D9"/>
    <w:rsid w:val="00406719"/>
    <w:rsid w:val="00406EF5"/>
    <w:rsid w:val="004072AA"/>
    <w:rsid w:val="00407360"/>
    <w:rsid w:val="0040772C"/>
    <w:rsid w:val="00407A98"/>
    <w:rsid w:val="00410393"/>
    <w:rsid w:val="0041039C"/>
    <w:rsid w:val="0041060F"/>
    <w:rsid w:val="00410BAC"/>
    <w:rsid w:val="00410E4C"/>
    <w:rsid w:val="004110E3"/>
    <w:rsid w:val="004110F9"/>
    <w:rsid w:val="00411131"/>
    <w:rsid w:val="00411403"/>
    <w:rsid w:val="00411A60"/>
    <w:rsid w:val="00412EAD"/>
    <w:rsid w:val="004142AD"/>
    <w:rsid w:val="004147C9"/>
    <w:rsid w:val="00414B08"/>
    <w:rsid w:val="004152AA"/>
    <w:rsid w:val="00416AEB"/>
    <w:rsid w:val="00416CE8"/>
    <w:rsid w:val="0041791C"/>
    <w:rsid w:val="004179FC"/>
    <w:rsid w:val="00417BDB"/>
    <w:rsid w:val="00420856"/>
    <w:rsid w:val="0042089F"/>
    <w:rsid w:val="0042099E"/>
    <w:rsid w:val="00420AE7"/>
    <w:rsid w:val="00421A5F"/>
    <w:rsid w:val="004223F2"/>
    <w:rsid w:val="00423150"/>
    <w:rsid w:val="00424448"/>
    <w:rsid w:val="00424942"/>
    <w:rsid w:val="00424F78"/>
    <w:rsid w:val="00425733"/>
    <w:rsid w:val="0042583F"/>
    <w:rsid w:val="00425FF1"/>
    <w:rsid w:val="0042691E"/>
    <w:rsid w:val="0042698E"/>
    <w:rsid w:val="00426DEE"/>
    <w:rsid w:val="00426E91"/>
    <w:rsid w:val="00430432"/>
    <w:rsid w:val="004304E6"/>
    <w:rsid w:val="004305AE"/>
    <w:rsid w:val="00430B04"/>
    <w:rsid w:val="00431082"/>
    <w:rsid w:val="00431AFB"/>
    <w:rsid w:val="00431EDB"/>
    <w:rsid w:val="004328F2"/>
    <w:rsid w:val="00432C29"/>
    <w:rsid w:val="00433535"/>
    <w:rsid w:val="004337E2"/>
    <w:rsid w:val="00433C7B"/>
    <w:rsid w:val="00433C96"/>
    <w:rsid w:val="0043403E"/>
    <w:rsid w:val="00434A2B"/>
    <w:rsid w:val="00434CD0"/>
    <w:rsid w:val="00434F7C"/>
    <w:rsid w:val="00435AB1"/>
    <w:rsid w:val="00437288"/>
    <w:rsid w:val="00437DA9"/>
    <w:rsid w:val="00437FB2"/>
    <w:rsid w:val="00440079"/>
    <w:rsid w:val="0044067F"/>
    <w:rsid w:val="00440686"/>
    <w:rsid w:val="00440AA0"/>
    <w:rsid w:val="00440EE5"/>
    <w:rsid w:val="00441602"/>
    <w:rsid w:val="00441BC2"/>
    <w:rsid w:val="00441CE7"/>
    <w:rsid w:val="00443DA5"/>
    <w:rsid w:val="00444721"/>
    <w:rsid w:val="00445D58"/>
    <w:rsid w:val="004461AC"/>
    <w:rsid w:val="004466AF"/>
    <w:rsid w:val="00446B21"/>
    <w:rsid w:val="004476F2"/>
    <w:rsid w:val="004500E5"/>
    <w:rsid w:val="004522F9"/>
    <w:rsid w:val="004524FB"/>
    <w:rsid w:val="004527D0"/>
    <w:rsid w:val="00454431"/>
    <w:rsid w:val="004547E6"/>
    <w:rsid w:val="00454B77"/>
    <w:rsid w:val="00455419"/>
    <w:rsid w:val="004556BA"/>
    <w:rsid w:val="004556F2"/>
    <w:rsid w:val="00455B2C"/>
    <w:rsid w:val="00456042"/>
    <w:rsid w:val="00456E22"/>
    <w:rsid w:val="0045705E"/>
    <w:rsid w:val="004610FC"/>
    <w:rsid w:val="004612E2"/>
    <w:rsid w:val="00461418"/>
    <w:rsid w:val="00461BFD"/>
    <w:rsid w:val="00461E12"/>
    <w:rsid w:val="00461E8B"/>
    <w:rsid w:val="004626E0"/>
    <w:rsid w:val="0046284B"/>
    <w:rsid w:val="00463193"/>
    <w:rsid w:val="00463D27"/>
    <w:rsid w:val="00464334"/>
    <w:rsid w:val="00465218"/>
    <w:rsid w:val="004657EF"/>
    <w:rsid w:val="00465959"/>
    <w:rsid w:val="00465DD0"/>
    <w:rsid w:val="00466109"/>
    <w:rsid w:val="0046632F"/>
    <w:rsid w:val="0046639A"/>
    <w:rsid w:val="00466A12"/>
    <w:rsid w:val="00466B93"/>
    <w:rsid w:val="00466D04"/>
    <w:rsid w:val="00466EA5"/>
    <w:rsid w:val="0046794D"/>
    <w:rsid w:val="004703F7"/>
    <w:rsid w:val="00471080"/>
    <w:rsid w:val="00471337"/>
    <w:rsid w:val="00471497"/>
    <w:rsid w:val="00471567"/>
    <w:rsid w:val="00471983"/>
    <w:rsid w:val="004720CF"/>
    <w:rsid w:val="004720D4"/>
    <w:rsid w:val="0047232A"/>
    <w:rsid w:val="00472689"/>
    <w:rsid w:val="00472BA8"/>
    <w:rsid w:val="0047426D"/>
    <w:rsid w:val="0047473F"/>
    <w:rsid w:val="00474B3D"/>
    <w:rsid w:val="0047519E"/>
    <w:rsid w:val="00475307"/>
    <w:rsid w:val="00475B41"/>
    <w:rsid w:val="004761FB"/>
    <w:rsid w:val="0047654D"/>
    <w:rsid w:val="004768ED"/>
    <w:rsid w:val="004775B4"/>
    <w:rsid w:val="004776E2"/>
    <w:rsid w:val="00477DD4"/>
    <w:rsid w:val="00477DF4"/>
    <w:rsid w:val="0048019C"/>
    <w:rsid w:val="0048052D"/>
    <w:rsid w:val="00480F20"/>
    <w:rsid w:val="00481561"/>
    <w:rsid w:val="00481891"/>
    <w:rsid w:val="004820AB"/>
    <w:rsid w:val="0048252E"/>
    <w:rsid w:val="00482AE5"/>
    <w:rsid w:val="00483AD8"/>
    <w:rsid w:val="00484527"/>
    <w:rsid w:val="00484C60"/>
    <w:rsid w:val="00484FF8"/>
    <w:rsid w:val="00485140"/>
    <w:rsid w:val="004862F1"/>
    <w:rsid w:val="00486E4E"/>
    <w:rsid w:val="00490196"/>
    <w:rsid w:val="004907A6"/>
    <w:rsid w:val="00490FCF"/>
    <w:rsid w:val="004918B5"/>
    <w:rsid w:val="00491C9C"/>
    <w:rsid w:val="004921C7"/>
    <w:rsid w:val="0049220B"/>
    <w:rsid w:val="00492D71"/>
    <w:rsid w:val="004937EE"/>
    <w:rsid w:val="00493F55"/>
    <w:rsid w:val="00493FA2"/>
    <w:rsid w:val="0049427E"/>
    <w:rsid w:val="004945F3"/>
    <w:rsid w:val="004947B0"/>
    <w:rsid w:val="00494E26"/>
    <w:rsid w:val="004950FF"/>
    <w:rsid w:val="0049536D"/>
    <w:rsid w:val="004958A1"/>
    <w:rsid w:val="004958DE"/>
    <w:rsid w:val="00496503"/>
    <w:rsid w:val="004965C6"/>
    <w:rsid w:val="00497474"/>
    <w:rsid w:val="0049771E"/>
    <w:rsid w:val="00497B1B"/>
    <w:rsid w:val="004A0374"/>
    <w:rsid w:val="004A15F5"/>
    <w:rsid w:val="004A1722"/>
    <w:rsid w:val="004A1E63"/>
    <w:rsid w:val="004A2467"/>
    <w:rsid w:val="004A343A"/>
    <w:rsid w:val="004A395A"/>
    <w:rsid w:val="004A3EE1"/>
    <w:rsid w:val="004A5F6F"/>
    <w:rsid w:val="004A6B19"/>
    <w:rsid w:val="004A6B8F"/>
    <w:rsid w:val="004A6CA9"/>
    <w:rsid w:val="004A7921"/>
    <w:rsid w:val="004A7AA3"/>
    <w:rsid w:val="004A7DD2"/>
    <w:rsid w:val="004B003D"/>
    <w:rsid w:val="004B0C17"/>
    <w:rsid w:val="004B1DBD"/>
    <w:rsid w:val="004B252F"/>
    <w:rsid w:val="004B4AA9"/>
    <w:rsid w:val="004B4CEC"/>
    <w:rsid w:val="004B4D9F"/>
    <w:rsid w:val="004B5932"/>
    <w:rsid w:val="004B6597"/>
    <w:rsid w:val="004B6641"/>
    <w:rsid w:val="004B6BC0"/>
    <w:rsid w:val="004B7139"/>
    <w:rsid w:val="004B78DB"/>
    <w:rsid w:val="004C06B3"/>
    <w:rsid w:val="004C0E7B"/>
    <w:rsid w:val="004C1223"/>
    <w:rsid w:val="004C147D"/>
    <w:rsid w:val="004C1E64"/>
    <w:rsid w:val="004C1F67"/>
    <w:rsid w:val="004C28C8"/>
    <w:rsid w:val="004C32E2"/>
    <w:rsid w:val="004C3BF7"/>
    <w:rsid w:val="004C5171"/>
    <w:rsid w:val="004C51CA"/>
    <w:rsid w:val="004C5DB3"/>
    <w:rsid w:val="004C5DD1"/>
    <w:rsid w:val="004C6947"/>
    <w:rsid w:val="004C6B13"/>
    <w:rsid w:val="004C7179"/>
    <w:rsid w:val="004C7549"/>
    <w:rsid w:val="004C7B46"/>
    <w:rsid w:val="004D03CD"/>
    <w:rsid w:val="004D05E0"/>
    <w:rsid w:val="004D0CC0"/>
    <w:rsid w:val="004D13B4"/>
    <w:rsid w:val="004D1A33"/>
    <w:rsid w:val="004D1F26"/>
    <w:rsid w:val="004D2C2B"/>
    <w:rsid w:val="004D30F6"/>
    <w:rsid w:val="004D3AD7"/>
    <w:rsid w:val="004D3E9A"/>
    <w:rsid w:val="004D4EDA"/>
    <w:rsid w:val="004D4F22"/>
    <w:rsid w:val="004D502F"/>
    <w:rsid w:val="004D6ACE"/>
    <w:rsid w:val="004D6FE5"/>
    <w:rsid w:val="004D737B"/>
    <w:rsid w:val="004E03CC"/>
    <w:rsid w:val="004E051F"/>
    <w:rsid w:val="004E0C3B"/>
    <w:rsid w:val="004E0EF6"/>
    <w:rsid w:val="004E131B"/>
    <w:rsid w:val="004E19CD"/>
    <w:rsid w:val="004E1F9D"/>
    <w:rsid w:val="004E22B8"/>
    <w:rsid w:val="004E2548"/>
    <w:rsid w:val="004E28E9"/>
    <w:rsid w:val="004E339B"/>
    <w:rsid w:val="004E38D7"/>
    <w:rsid w:val="004E3A22"/>
    <w:rsid w:val="004E3AB6"/>
    <w:rsid w:val="004E4F88"/>
    <w:rsid w:val="004E5DC7"/>
    <w:rsid w:val="004E666D"/>
    <w:rsid w:val="004E67B2"/>
    <w:rsid w:val="004F00BC"/>
    <w:rsid w:val="004F013B"/>
    <w:rsid w:val="004F05F8"/>
    <w:rsid w:val="004F0AC2"/>
    <w:rsid w:val="004F27F1"/>
    <w:rsid w:val="004F303E"/>
    <w:rsid w:val="004F3454"/>
    <w:rsid w:val="004F406D"/>
    <w:rsid w:val="004F428A"/>
    <w:rsid w:val="004F491D"/>
    <w:rsid w:val="004F4C32"/>
    <w:rsid w:val="004F4D6F"/>
    <w:rsid w:val="004F55EB"/>
    <w:rsid w:val="004F56EC"/>
    <w:rsid w:val="004F6A84"/>
    <w:rsid w:val="004F6C7E"/>
    <w:rsid w:val="004F6FED"/>
    <w:rsid w:val="004F75F6"/>
    <w:rsid w:val="004F786E"/>
    <w:rsid w:val="004F7933"/>
    <w:rsid w:val="00500191"/>
    <w:rsid w:val="00500553"/>
    <w:rsid w:val="0050088B"/>
    <w:rsid w:val="00500C07"/>
    <w:rsid w:val="005013DA"/>
    <w:rsid w:val="00501441"/>
    <w:rsid w:val="00501F41"/>
    <w:rsid w:val="00501F71"/>
    <w:rsid w:val="0050200F"/>
    <w:rsid w:val="00502CC0"/>
    <w:rsid w:val="00502E28"/>
    <w:rsid w:val="00503D4A"/>
    <w:rsid w:val="00504020"/>
    <w:rsid w:val="00504AAA"/>
    <w:rsid w:val="00504B5A"/>
    <w:rsid w:val="00505D28"/>
    <w:rsid w:val="005062DB"/>
    <w:rsid w:val="00506E17"/>
    <w:rsid w:val="00507B43"/>
    <w:rsid w:val="00510482"/>
    <w:rsid w:val="00510757"/>
    <w:rsid w:val="005109E7"/>
    <w:rsid w:val="00510A6A"/>
    <w:rsid w:val="005128AC"/>
    <w:rsid w:val="00512DFF"/>
    <w:rsid w:val="005130AD"/>
    <w:rsid w:val="00513679"/>
    <w:rsid w:val="005137BA"/>
    <w:rsid w:val="00513C04"/>
    <w:rsid w:val="005141EA"/>
    <w:rsid w:val="0051542D"/>
    <w:rsid w:val="005158D0"/>
    <w:rsid w:val="00516AF8"/>
    <w:rsid w:val="00516E4B"/>
    <w:rsid w:val="005174CA"/>
    <w:rsid w:val="00517BE1"/>
    <w:rsid w:val="00517D41"/>
    <w:rsid w:val="00517DD7"/>
    <w:rsid w:val="005200CB"/>
    <w:rsid w:val="005206AC"/>
    <w:rsid w:val="0052114B"/>
    <w:rsid w:val="00521DCF"/>
    <w:rsid w:val="00522589"/>
    <w:rsid w:val="0052297B"/>
    <w:rsid w:val="00522E7F"/>
    <w:rsid w:val="00523475"/>
    <w:rsid w:val="00523C6F"/>
    <w:rsid w:val="00524137"/>
    <w:rsid w:val="00525032"/>
    <w:rsid w:val="005251C2"/>
    <w:rsid w:val="005252CB"/>
    <w:rsid w:val="0052673D"/>
    <w:rsid w:val="00526E05"/>
    <w:rsid w:val="005273B4"/>
    <w:rsid w:val="0052756A"/>
    <w:rsid w:val="00527C0E"/>
    <w:rsid w:val="00527DCF"/>
    <w:rsid w:val="00527E53"/>
    <w:rsid w:val="0053101B"/>
    <w:rsid w:val="005312A4"/>
    <w:rsid w:val="0053149F"/>
    <w:rsid w:val="005314C9"/>
    <w:rsid w:val="00531A41"/>
    <w:rsid w:val="00531B01"/>
    <w:rsid w:val="00532ADF"/>
    <w:rsid w:val="00532D22"/>
    <w:rsid w:val="00533C57"/>
    <w:rsid w:val="00533E01"/>
    <w:rsid w:val="00535030"/>
    <w:rsid w:val="005358DC"/>
    <w:rsid w:val="00536177"/>
    <w:rsid w:val="0053680E"/>
    <w:rsid w:val="00536B65"/>
    <w:rsid w:val="0053771D"/>
    <w:rsid w:val="00537BC6"/>
    <w:rsid w:val="00540C3E"/>
    <w:rsid w:val="00541B0C"/>
    <w:rsid w:val="00542423"/>
    <w:rsid w:val="0054279E"/>
    <w:rsid w:val="005427C3"/>
    <w:rsid w:val="005428FE"/>
    <w:rsid w:val="00542B2F"/>
    <w:rsid w:val="00542C07"/>
    <w:rsid w:val="00542F63"/>
    <w:rsid w:val="0054366A"/>
    <w:rsid w:val="00543A3A"/>
    <w:rsid w:val="005442D8"/>
    <w:rsid w:val="00544445"/>
    <w:rsid w:val="0054490C"/>
    <w:rsid w:val="00544DF7"/>
    <w:rsid w:val="0054708B"/>
    <w:rsid w:val="00547C3D"/>
    <w:rsid w:val="00547D39"/>
    <w:rsid w:val="00547F5C"/>
    <w:rsid w:val="00550270"/>
    <w:rsid w:val="0055038A"/>
    <w:rsid w:val="005505DF"/>
    <w:rsid w:val="00550DF2"/>
    <w:rsid w:val="00551BD4"/>
    <w:rsid w:val="00551FF3"/>
    <w:rsid w:val="00552C57"/>
    <w:rsid w:val="00553225"/>
    <w:rsid w:val="0055366C"/>
    <w:rsid w:val="00553D5F"/>
    <w:rsid w:val="0055436E"/>
    <w:rsid w:val="005543DA"/>
    <w:rsid w:val="00554AE8"/>
    <w:rsid w:val="0055595B"/>
    <w:rsid w:val="005561E9"/>
    <w:rsid w:val="00556428"/>
    <w:rsid w:val="00557257"/>
    <w:rsid w:val="00557F6E"/>
    <w:rsid w:val="00561B36"/>
    <w:rsid w:val="00562538"/>
    <w:rsid w:val="00562888"/>
    <w:rsid w:val="00562A80"/>
    <w:rsid w:val="00562B2A"/>
    <w:rsid w:val="00562C07"/>
    <w:rsid w:val="00562C6D"/>
    <w:rsid w:val="005636E9"/>
    <w:rsid w:val="00563957"/>
    <w:rsid w:val="0056412A"/>
    <w:rsid w:val="00564959"/>
    <w:rsid w:val="005652AF"/>
    <w:rsid w:val="00565346"/>
    <w:rsid w:val="00565818"/>
    <w:rsid w:val="00565C69"/>
    <w:rsid w:val="00565C6E"/>
    <w:rsid w:val="00565F4B"/>
    <w:rsid w:val="005660D2"/>
    <w:rsid w:val="0056620B"/>
    <w:rsid w:val="00566326"/>
    <w:rsid w:val="0056632B"/>
    <w:rsid w:val="0056650B"/>
    <w:rsid w:val="005667D5"/>
    <w:rsid w:val="005668CE"/>
    <w:rsid w:val="00567AAE"/>
    <w:rsid w:val="0057039C"/>
    <w:rsid w:val="00570BC0"/>
    <w:rsid w:val="00570CC3"/>
    <w:rsid w:val="00570FB0"/>
    <w:rsid w:val="005711D3"/>
    <w:rsid w:val="005713FD"/>
    <w:rsid w:val="005725EF"/>
    <w:rsid w:val="005730F6"/>
    <w:rsid w:val="00573A18"/>
    <w:rsid w:val="00573CEB"/>
    <w:rsid w:val="005744D5"/>
    <w:rsid w:val="005755BD"/>
    <w:rsid w:val="00575E12"/>
    <w:rsid w:val="00575E76"/>
    <w:rsid w:val="005764B8"/>
    <w:rsid w:val="00576731"/>
    <w:rsid w:val="00577193"/>
    <w:rsid w:val="00580847"/>
    <w:rsid w:val="005816A6"/>
    <w:rsid w:val="00581B37"/>
    <w:rsid w:val="005823E1"/>
    <w:rsid w:val="005828D7"/>
    <w:rsid w:val="00582961"/>
    <w:rsid w:val="00582966"/>
    <w:rsid w:val="005829E0"/>
    <w:rsid w:val="00583ED8"/>
    <w:rsid w:val="00584E04"/>
    <w:rsid w:val="00584EE5"/>
    <w:rsid w:val="0058506D"/>
    <w:rsid w:val="005860AE"/>
    <w:rsid w:val="005875F6"/>
    <w:rsid w:val="005878DB"/>
    <w:rsid w:val="00587A06"/>
    <w:rsid w:val="00587B3A"/>
    <w:rsid w:val="00590A4F"/>
    <w:rsid w:val="00591123"/>
    <w:rsid w:val="005914A8"/>
    <w:rsid w:val="00593CAE"/>
    <w:rsid w:val="00594551"/>
    <w:rsid w:val="00595D63"/>
    <w:rsid w:val="00595D80"/>
    <w:rsid w:val="00596518"/>
    <w:rsid w:val="005965B5"/>
    <w:rsid w:val="00596611"/>
    <w:rsid w:val="005967A7"/>
    <w:rsid w:val="00597D5A"/>
    <w:rsid w:val="005A0620"/>
    <w:rsid w:val="005A0772"/>
    <w:rsid w:val="005A0B8B"/>
    <w:rsid w:val="005A102F"/>
    <w:rsid w:val="005A107F"/>
    <w:rsid w:val="005A2273"/>
    <w:rsid w:val="005A2852"/>
    <w:rsid w:val="005A28E9"/>
    <w:rsid w:val="005A340E"/>
    <w:rsid w:val="005A34B6"/>
    <w:rsid w:val="005A3FCB"/>
    <w:rsid w:val="005A3FDB"/>
    <w:rsid w:val="005A48F0"/>
    <w:rsid w:val="005A52E5"/>
    <w:rsid w:val="005A553C"/>
    <w:rsid w:val="005A5B7E"/>
    <w:rsid w:val="005A5FF2"/>
    <w:rsid w:val="005A63D1"/>
    <w:rsid w:val="005A6EBE"/>
    <w:rsid w:val="005A7680"/>
    <w:rsid w:val="005B0EFB"/>
    <w:rsid w:val="005B10F3"/>
    <w:rsid w:val="005B11DF"/>
    <w:rsid w:val="005B13AB"/>
    <w:rsid w:val="005B1878"/>
    <w:rsid w:val="005B1BF1"/>
    <w:rsid w:val="005B2029"/>
    <w:rsid w:val="005B2242"/>
    <w:rsid w:val="005B2899"/>
    <w:rsid w:val="005B2EDC"/>
    <w:rsid w:val="005B32E0"/>
    <w:rsid w:val="005B37B0"/>
    <w:rsid w:val="005B3E9A"/>
    <w:rsid w:val="005B4191"/>
    <w:rsid w:val="005B49DF"/>
    <w:rsid w:val="005B4AEF"/>
    <w:rsid w:val="005B4FE1"/>
    <w:rsid w:val="005B4FF5"/>
    <w:rsid w:val="005B555F"/>
    <w:rsid w:val="005B6293"/>
    <w:rsid w:val="005B62F8"/>
    <w:rsid w:val="005C0499"/>
    <w:rsid w:val="005C14FF"/>
    <w:rsid w:val="005C19BE"/>
    <w:rsid w:val="005C2707"/>
    <w:rsid w:val="005C2872"/>
    <w:rsid w:val="005C3261"/>
    <w:rsid w:val="005C3A7C"/>
    <w:rsid w:val="005C3BDE"/>
    <w:rsid w:val="005C40CC"/>
    <w:rsid w:val="005C48DD"/>
    <w:rsid w:val="005C4ABE"/>
    <w:rsid w:val="005C4B27"/>
    <w:rsid w:val="005C4DB9"/>
    <w:rsid w:val="005C5F44"/>
    <w:rsid w:val="005C5F9F"/>
    <w:rsid w:val="005C656B"/>
    <w:rsid w:val="005C6967"/>
    <w:rsid w:val="005C6C78"/>
    <w:rsid w:val="005C7F2E"/>
    <w:rsid w:val="005D0804"/>
    <w:rsid w:val="005D0819"/>
    <w:rsid w:val="005D09F4"/>
    <w:rsid w:val="005D0A7B"/>
    <w:rsid w:val="005D0CD8"/>
    <w:rsid w:val="005D0F16"/>
    <w:rsid w:val="005D0FFE"/>
    <w:rsid w:val="005D128B"/>
    <w:rsid w:val="005D1531"/>
    <w:rsid w:val="005D1B1B"/>
    <w:rsid w:val="005D20D6"/>
    <w:rsid w:val="005D22BC"/>
    <w:rsid w:val="005D414A"/>
    <w:rsid w:val="005D4AA9"/>
    <w:rsid w:val="005D4AF2"/>
    <w:rsid w:val="005D69F8"/>
    <w:rsid w:val="005D72AA"/>
    <w:rsid w:val="005D7AB9"/>
    <w:rsid w:val="005E015E"/>
    <w:rsid w:val="005E0B84"/>
    <w:rsid w:val="005E0ECC"/>
    <w:rsid w:val="005E177F"/>
    <w:rsid w:val="005E191E"/>
    <w:rsid w:val="005E1A97"/>
    <w:rsid w:val="005E1B1D"/>
    <w:rsid w:val="005E3246"/>
    <w:rsid w:val="005E3E60"/>
    <w:rsid w:val="005E440B"/>
    <w:rsid w:val="005E4B12"/>
    <w:rsid w:val="005E5598"/>
    <w:rsid w:val="005E55CF"/>
    <w:rsid w:val="005E57A7"/>
    <w:rsid w:val="005E59B5"/>
    <w:rsid w:val="005E610C"/>
    <w:rsid w:val="005E6E8D"/>
    <w:rsid w:val="005E6FBF"/>
    <w:rsid w:val="005E7476"/>
    <w:rsid w:val="005E74B5"/>
    <w:rsid w:val="005E7523"/>
    <w:rsid w:val="005E759D"/>
    <w:rsid w:val="005E76AB"/>
    <w:rsid w:val="005E786F"/>
    <w:rsid w:val="005F0056"/>
    <w:rsid w:val="005F0BC0"/>
    <w:rsid w:val="005F2517"/>
    <w:rsid w:val="005F30AB"/>
    <w:rsid w:val="005F3F76"/>
    <w:rsid w:val="005F44F2"/>
    <w:rsid w:val="005F475E"/>
    <w:rsid w:val="005F4E22"/>
    <w:rsid w:val="005F5D4C"/>
    <w:rsid w:val="005F68C4"/>
    <w:rsid w:val="005F6C5F"/>
    <w:rsid w:val="005F6DAC"/>
    <w:rsid w:val="005F7DAE"/>
    <w:rsid w:val="006001B5"/>
    <w:rsid w:val="006019A7"/>
    <w:rsid w:val="006026A9"/>
    <w:rsid w:val="00602B47"/>
    <w:rsid w:val="00602CDA"/>
    <w:rsid w:val="00602FCF"/>
    <w:rsid w:val="0060319F"/>
    <w:rsid w:val="006032B8"/>
    <w:rsid w:val="006033B2"/>
    <w:rsid w:val="006035B5"/>
    <w:rsid w:val="00603BB6"/>
    <w:rsid w:val="006042A6"/>
    <w:rsid w:val="00604C20"/>
    <w:rsid w:val="006050F5"/>
    <w:rsid w:val="006051B5"/>
    <w:rsid w:val="006053F2"/>
    <w:rsid w:val="0060627F"/>
    <w:rsid w:val="00606F51"/>
    <w:rsid w:val="00607CA9"/>
    <w:rsid w:val="00611049"/>
    <w:rsid w:val="00611241"/>
    <w:rsid w:val="00611AE4"/>
    <w:rsid w:val="006121C6"/>
    <w:rsid w:val="006125F1"/>
    <w:rsid w:val="006137A6"/>
    <w:rsid w:val="0061472B"/>
    <w:rsid w:val="006147AE"/>
    <w:rsid w:val="00614E10"/>
    <w:rsid w:val="00614E33"/>
    <w:rsid w:val="006151C2"/>
    <w:rsid w:val="006156FA"/>
    <w:rsid w:val="00615776"/>
    <w:rsid w:val="006157D7"/>
    <w:rsid w:val="006157F6"/>
    <w:rsid w:val="00616BDB"/>
    <w:rsid w:val="006175C6"/>
    <w:rsid w:val="00617BD8"/>
    <w:rsid w:val="006202BF"/>
    <w:rsid w:val="006206A8"/>
    <w:rsid w:val="00620871"/>
    <w:rsid w:val="00620B67"/>
    <w:rsid w:val="00620DD3"/>
    <w:rsid w:val="00620E10"/>
    <w:rsid w:val="00621063"/>
    <w:rsid w:val="00621313"/>
    <w:rsid w:val="00621670"/>
    <w:rsid w:val="0062203B"/>
    <w:rsid w:val="0062203C"/>
    <w:rsid w:val="006221A8"/>
    <w:rsid w:val="006230A2"/>
    <w:rsid w:val="006234F3"/>
    <w:rsid w:val="00623A6F"/>
    <w:rsid w:val="00623E61"/>
    <w:rsid w:val="0062418D"/>
    <w:rsid w:val="00624C88"/>
    <w:rsid w:val="0062676B"/>
    <w:rsid w:val="006271CD"/>
    <w:rsid w:val="006274FE"/>
    <w:rsid w:val="0063097C"/>
    <w:rsid w:val="00631157"/>
    <w:rsid w:val="00631A0F"/>
    <w:rsid w:val="00631FC0"/>
    <w:rsid w:val="006327E6"/>
    <w:rsid w:val="00632D6C"/>
    <w:rsid w:val="00633088"/>
    <w:rsid w:val="00633144"/>
    <w:rsid w:val="006332FB"/>
    <w:rsid w:val="0063382B"/>
    <w:rsid w:val="006339A5"/>
    <w:rsid w:val="006339BE"/>
    <w:rsid w:val="00633C74"/>
    <w:rsid w:val="006342C8"/>
    <w:rsid w:val="006344A8"/>
    <w:rsid w:val="006344E0"/>
    <w:rsid w:val="00634B3A"/>
    <w:rsid w:val="00634ECA"/>
    <w:rsid w:val="00634F4E"/>
    <w:rsid w:val="006355A7"/>
    <w:rsid w:val="00635D39"/>
    <w:rsid w:val="0063610B"/>
    <w:rsid w:val="006362E8"/>
    <w:rsid w:val="00636305"/>
    <w:rsid w:val="00636E22"/>
    <w:rsid w:val="00637006"/>
    <w:rsid w:val="006375F0"/>
    <w:rsid w:val="0064013B"/>
    <w:rsid w:val="006408CC"/>
    <w:rsid w:val="00640CDD"/>
    <w:rsid w:val="00640DD0"/>
    <w:rsid w:val="00640DD8"/>
    <w:rsid w:val="0064154B"/>
    <w:rsid w:val="00641632"/>
    <w:rsid w:val="00642D1F"/>
    <w:rsid w:val="00642DD4"/>
    <w:rsid w:val="00642E62"/>
    <w:rsid w:val="00643103"/>
    <w:rsid w:val="006434DE"/>
    <w:rsid w:val="006449F5"/>
    <w:rsid w:val="00644CD9"/>
    <w:rsid w:val="00645270"/>
    <w:rsid w:val="00645A69"/>
    <w:rsid w:val="0064647B"/>
    <w:rsid w:val="0064783E"/>
    <w:rsid w:val="006500FC"/>
    <w:rsid w:val="006511B1"/>
    <w:rsid w:val="00651229"/>
    <w:rsid w:val="00651933"/>
    <w:rsid w:val="00652BB9"/>
    <w:rsid w:val="006546B2"/>
    <w:rsid w:val="00654AEA"/>
    <w:rsid w:val="00654D5F"/>
    <w:rsid w:val="0065566F"/>
    <w:rsid w:val="00655A89"/>
    <w:rsid w:val="00655AED"/>
    <w:rsid w:val="00656171"/>
    <w:rsid w:val="00656874"/>
    <w:rsid w:val="00657901"/>
    <w:rsid w:val="00657C10"/>
    <w:rsid w:val="00657C89"/>
    <w:rsid w:val="00657E5F"/>
    <w:rsid w:val="0066025C"/>
    <w:rsid w:val="00660539"/>
    <w:rsid w:val="00660631"/>
    <w:rsid w:val="00660857"/>
    <w:rsid w:val="006624EA"/>
    <w:rsid w:val="006628F8"/>
    <w:rsid w:val="00663551"/>
    <w:rsid w:val="00663849"/>
    <w:rsid w:val="00663B4A"/>
    <w:rsid w:val="00664096"/>
    <w:rsid w:val="006641CB"/>
    <w:rsid w:val="00664CB9"/>
    <w:rsid w:val="00665476"/>
    <w:rsid w:val="00665801"/>
    <w:rsid w:val="00665D5C"/>
    <w:rsid w:val="00666044"/>
    <w:rsid w:val="00666239"/>
    <w:rsid w:val="0066672C"/>
    <w:rsid w:val="00666AA2"/>
    <w:rsid w:val="00667036"/>
    <w:rsid w:val="00667139"/>
    <w:rsid w:val="0066795A"/>
    <w:rsid w:val="00667ABB"/>
    <w:rsid w:val="006706FC"/>
    <w:rsid w:val="00670984"/>
    <w:rsid w:val="00670D59"/>
    <w:rsid w:val="00671BEF"/>
    <w:rsid w:val="006720A4"/>
    <w:rsid w:val="006723B1"/>
    <w:rsid w:val="006741F0"/>
    <w:rsid w:val="00674ECA"/>
    <w:rsid w:val="00675D0E"/>
    <w:rsid w:val="00676463"/>
    <w:rsid w:val="00676DAC"/>
    <w:rsid w:val="00676E21"/>
    <w:rsid w:val="006770B0"/>
    <w:rsid w:val="00677976"/>
    <w:rsid w:val="0068157D"/>
    <w:rsid w:val="006819E8"/>
    <w:rsid w:val="00682114"/>
    <w:rsid w:val="006822A1"/>
    <w:rsid w:val="00683439"/>
    <w:rsid w:val="00683BFB"/>
    <w:rsid w:val="00683D0B"/>
    <w:rsid w:val="00683D43"/>
    <w:rsid w:val="00683D73"/>
    <w:rsid w:val="006845A0"/>
    <w:rsid w:val="00684DDC"/>
    <w:rsid w:val="00684EC3"/>
    <w:rsid w:val="00684FAE"/>
    <w:rsid w:val="0068538B"/>
    <w:rsid w:val="00685769"/>
    <w:rsid w:val="006859A6"/>
    <w:rsid w:val="00685E22"/>
    <w:rsid w:val="00686D42"/>
    <w:rsid w:val="00687A9C"/>
    <w:rsid w:val="00687B01"/>
    <w:rsid w:val="00687F79"/>
    <w:rsid w:val="00690742"/>
    <w:rsid w:val="00690D96"/>
    <w:rsid w:val="00692563"/>
    <w:rsid w:val="0069288E"/>
    <w:rsid w:val="00692F3B"/>
    <w:rsid w:val="00693238"/>
    <w:rsid w:val="00693A74"/>
    <w:rsid w:val="006941F6"/>
    <w:rsid w:val="00694F03"/>
    <w:rsid w:val="006957CA"/>
    <w:rsid w:val="006958F5"/>
    <w:rsid w:val="00696570"/>
    <w:rsid w:val="00696CCA"/>
    <w:rsid w:val="00696F0E"/>
    <w:rsid w:val="006972AB"/>
    <w:rsid w:val="00697AA4"/>
    <w:rsid w:val="006A1185"/>
    <w:rsid w:val="006A15D7"/>
    <w:rsid w:val="006A2089"/>
    <w:rsid w:val="006A2E54"/>
    <w:rsid w:val="006A3074"/>
    <w:rsid w:val="006A3325"/>
    <w:rsid w:val="006A3BC5"/>
    <w:rsid w:val="006A3EF5"/>
    <w:rsid w:val="006A40B3"/>
    <w:rsid w:val="006A4746"/>
    <w:rsid w:val="006A499B"/>
    <w:rsid w:val="006A57F8"/>
    <w:rsid w:val="006A5892"/>
    <w:rsid w:val="006A5A0A"/>
    <w:rsid w:val="006A64CB"/>
    <w:rsid w:val="006A6913"/>
    <w:rsid w:val="006A6989"/>
    <w:rsid w:val="006A6E1E"/>
    <w:rsid w:val="006A707B"/>
    <w:rsid w:val="006A763F"/>
    <w:rsid w:val="006B03CE"/>
    <w:rsid w:val="006B05D2"/>
    <w:rsid w:val="006B0610"/>
    <w:rsid w:val="006B068B"/>
    <w:rsid w:val="006B0B42"/>
    <w:rsid w:val="006B106A"/>
    <w:rsid w:val="006B12C0"/>
    <w:rsid w:val="006B14ED"/>
    <w:rsid w:val="006B1AE6"/>
    <w:rsid w:val="006B1B42"/>
    <w:rsid w:val="006B25CB"/>
    <w:rsid w:val="006B2803"/>
    <w:rsid w:val="006B299C"/>
    <w:rsid w:val="006B2BEA"/>
    <w:rsid w:val="006B3D80"/>
    <w:rsid w:val="006B438B"/>
    <w:rsid w:val="006B4971"/>
    <w:rsid w:val="006B54CC"/>
    <w:rsid w:val="006B5B45"/>
    <w:rsid w:val="006B5DF8"/>
    <w:rsid w:val="006B7B41"/>
    <w:rsid w:val="006B7E7F"/>
    <w:rsid w:val="006B7F38"/>
    <w:rsid w:val="006C098D"/>
    <w:rsid w:val="006C0AA6"/>
    <w:rsid w:val="006C0F37"/>
    <w:rsid w:val="006C1506"/>
    <w:rsid w:val="006C19DA"/>
    <w:rsid w:val="006C1DAB"/>
    <w:rsid w:val="006C3170"/>
    <w:rsid w:val="006C368A"/>
    <w:rsid w:val="006C3A1F"/>
    <w:rsid w:val="006C3F2B"/>
    <w:rsid w:val="006C4021"/>
    <w:rsid w:val="006C4280"/>
    <w:rsid w:val="006C4BD9"/>
    <w:rsid w:val="006C4F19"/>
    <w:rsid w:val="006C5562"/>
    <w:rsid w:val="006C57C6"/>
    <w:rsid w:val="006C5986"/>
    <w:rsid w:val="006C5E83"/>
    <w:rsid w:val="006C656B"/>
    <w:rsid w:val="006C6867"/>
    <w:rsid w:val="006C7692"/>
    <w:rsid w:val="006C7906"/>
    <w:rsid w:val="006D0126"/>
    <w:rsid w:val="006D05C4"/>
    <w:rsid w:val="006D066C"/>
    <w:rsid w:val="006D06A1"/>
    <w:rsid w:val="006D0786"/>
    <w:rsid w:val="006D0877"/>
    <w:rsid w:val="006D0A95"/>
    <w:rsid w:val="006D0D09"/>
    <w:rsid w:val="006D0E3E"/>
    <w:rsid w:val="006D0EF8"/>
    <w:rsid w:val="006D0FCE"/>
    <w:rsid w:val="006D11AA"/>
    <w:rsid w:val="006D18BE"/>
    <w:rsid w:val="006D3071"/>
    <w:rsid w:val="006D348F"/>
    <w:rsid w:val="006D34FE"/>
    <w:rsid w:val="006D35E0"/>
    <w:rsid w:val="006D3CCB"/>
    <w:rsid w:val="006D40A1"/>
    <w:rsid w:val="006D45F6"/>
    <w:rsid w:val="006D4848"/>
    <w:rsid w:val="006D4EEE"/>
    <w:rsid w:val="006D67C2"/>
    <w:rsid w:val="006D6A55"/>
    <w:rsid w:val="006D6AAB"/>
    <w:rsid w:val="006D6FAB"/>
    <w:rsid w:val="006D72E9"/>
    <w:rsid w:val="006E00CE"/>
    <w:rsid w:val="006E0AE3"/>
    <w:rsid w:val="006E1089"/>
    <w:rsid w:val="006E1D07"/>
    <w:rsid w:val="006E1DDF"/>
    <w:rsid w:val="006E270F"/>
    <w:rsid w:val="006E2BE0"/>
    <w:rsid w:val="006E40E6"/>
    <w:rsid w:val="006E48C4"/>
    <w:rsid w:val="006E492A"/>
    <w:rsid w:val="006E5A68"/>
    <w:rsid w:val="006E5E06"/>
    <w:rsid w:val="006E5F96"/>
    <w:rsid w:val="006E600B"/>
    <w:rsid w:val="006E641D"/>
    <w:rsid w:val="006E6E33"/>
    <w:rsid w:val="006E6FC4"/>
    <w:rsid w:val="006E7101"/>
    <w:rsid w:val="006E7438"/>
    <w:rsid w:val="006F00F7"/>
    <w:rsid w:val="006F0347"/>
    <w:rsid w:val="006F098E"/>
    <w:rsid w:val="006F0F59"/>
    <w:rsid w:val="006F151F"/>
    <w:rsid w:val="006F1F64"/>
    <w:rsid w:val="006F2502"/>
    <w:rsid w:val="006F388F"/>
    <w:rsid w:val="006F4011"/>
    <w:rsid w:val="006F4A80"/>
    <w:rsid w:val="006F4E1A"/>
    <w:rsid w:val="006F50DB"/>
    <w:rsid w:val="006F5B1B"/>
    <w:rsid w:val="006F6700"/>
    <w:rsid w:val="006F68C2"/>
    <w:rsid w:val="006F6D72"/>
    <w:rsid w:val="006F75C0"/>
    <w:rsid w:val="006F7DAB"/>
    <w:rsid w:val="007004B8"/>
    <w:rsid w:val="00701035"/>
    <w:rsid w:val="00701055"/>
    <w:rsid w:val="007035A2"/>
    <w:rsid w:val="0070361C"/>
    <w:rsid w:val="0070379E"/>
    <w:rsid w:val="00704036"/>
    <w:rsid w:val="0070414A"/>
    <w:rsid w:val="00704645"/>
    <w:rsid w:val="00704BBB"/>
    <w:rsid w:val="00705450"/>
    <w:rsid w:val="007057DA"/>
    <w:rsid w:val="00705A9F"/>
    <w:rsid w:val="00705F38"/>
    <w:rsid w:val="00705FCC"/>
    <w:rsid w:val="0070656C"/>
    <w:rsid w:val="00706B45"/>
    <w:rsid w:val="007109D5"/>
    <w:rsid w:val="00710DAD"/>
    <w:rsid w:val="007110FF"/>
    <w:rsid w:val="007111F1"/>
    <w:rsid w:val="00712143"/>
    <w:rsid w:val="007121F7"/>
    <w:rsid w:val="00712611"/>
    <w:rsid w:val="00713061"/>
    <w:rsid w:val="007141EF"/>
    <w:rsid w:val="00714857"/>
    <w:rsid w:val="00714F02"/>
    <w:rsid w:val="00715798"/>
    <w:rsid w:val="0071598C"/>
    <w:rsid w:val="00715C11"/>
    <w:rsid w:val="007167C6"/>
    <w:rsid w:val="00716C8D"/>
    <w:rsid w:val="007178BB"/>
    <w:rsid w:val="007206C4"/>
    <w:rsid w:val="007208B0"/>
    <w:rsid w:val="00720A4F"/>
    <w:rsid w:val="00720F47"/>
    <w:rsid w:val="007213FE"/>
    <w:rsid w:val="00721633"/>
    <w:rsid w:val="007224F9"/>
    <w:rsid w:val="007230D7"/>
    <w:rsid w:val="00723DC9"/>
    <w:rsid w:val="00724E71"/>
    <w:rsid w:val="007250BD"/>
    <w:rsid w:val="0072510B"/>
    <w:rsid w:val="00725B0A"/>
    <w:rsid w:val="00725D73"/>
    <w:rsid w:val="007260E7"/>
    <w:rsid w:val="007262A6"/>
    <w:rsid w:val="0072723B"/>
    <w:rsid w:val="0072723E"/>
    <w:rsid w:val="007276C9"/>
    <w:rsid w:val="007279DB"/>
    <w:rsid w:val="00727CB1"/>
    <w:rsid w:val="007305AC"/>
    <w:rsid w:val="0073085A"/>
    <w:rsid w:val="00731257"/>
    <w:rsid w:val="007316DC"/>
    <w:rsid w:val="00731705"/>
    <w:rsid w:val="0073194A"/>
    <w:rsid w:val="00731AE5"/>
    <w:rsid w:val="00732004"/>
    <w:rsid w:val="00732223"/>
    <w:rsid w:val="00732450"/>
    <w:rsid w:val="007327AE"/>
    <w:rsid w:val="00733999"/>
    <w:rsid w:val="0073405D"/>
    <w:rsid w:val="00734527"/>
    <w:rsid w:val="007363EC"/>
    <w:rsid w:val="007363EF"/>
    <w:rsid w:val="00736415"/>
    <w:rsid w:val="00737108"/>
    <w:rsid w:val="007371DC"/>
    <w:rsid w:val="00737705"/>
    <w:rsid w:val="00737AB3"/>
    <w:rsid w:val="007400FC"/>
    <w:rsid w:val="007403AD"/>
    <w:rsid w:val="007403F8"/>
    <w:rsid w:val="00740E5F"/>
    <w:rsid w:val="00741029"/>
    <w:rsid w:val="0074122E"/>
    <w:rsid w:val="007417AB"/>
    <w:rsid w:val="00741B38"/>
    <w:rsid w:val="00741B66"/>
    <w:rsid w:val="00742213"/>
    <w:rsid w:val="00742B2B"/>
    <w:rsid w:val="00742BFE"/>
    <w:rsid w:val="00744206"/>
    <w:rsid w:val="00744885"/>
    <w:rsid w:val="00744A64"/>
    <w:rsid w:val="007458C5"/>
    <w:rsid w:val="00745A5A"/>
    <w:rsid w:val="00745B5C"/>
    <w:rsid w:val="00745E32"/>
    <w:rsid w:val="007464A2"/>
    <w:rsid w:val="0074689A"/>
    <w:rsid w:val="00746A52"/>
    <w:rsid w:val="00747191"/>
    <w:rsid w:val="00747300"/>
    <w:rsid w:val="007501AE"/>
    <w:rsid w:val="00751040"/>
    <w:rsid w:val="007526E3"/>
    <w:rsid w:val="00752B1C"/>
    <w:rsid w:val="00753040"/>
    <w:rsid w:val="0075373E"/>
    <w:rsid w:val="007545C0"/>
    <w:rsid w:val="00754E74"/>
    <w:rsid w:val="00755246"/>
    <w:rsid w:val="00755B15"/>
    <w:rsid w:val="00755C07"/>
    <w:rsid w:val="00756648"/>
    <w:rsid w:val="00756C0B"/>
    <w:rsid w:val="00757BBC"/>
    <w:rsid w:val="00760372"/>
    <w:rsid w:val="0076039F"/>
    <w:rsid w:val="00760A08"/>
    <w:rsid w:val="00761167"/>
    <w:rsid w:val="007612D2"/>
    <w:rsid w:val="007614B6"/>
    <w:rsid w:val="00761ABC"/>
    <w:rsid w:val="00761F60"/>
    <w:rsid w:val="00762081"/>
    <w:rsid w:val="00762763"/>
    <w:rsid w:val="007628BD"/>
    <w:rsid w:val="00762CB9"/>
    <w:rsid w:val="00762F24"/>
    <w:rsid w:val="00762FA5"/>
    <w:rsid w:val="0076331E"/>
    <w:rsid w:val="00763407"/>
    <w:rsid w:val="00763C79"/>
    <w:rsid w:val="00763D01"/>
    <w:rsid w:val="00764114"/>
    <w:rsid w:val="00764A9F"/>
    <w:rsid w:val="00764CB6"/>
    <w:rsid w:val="007654D7"/>
    <w:rsid w:val="00765B80"/>
    <w:rsid w:val="0076653B"/>
    <w:rsid w:val="00767A1A"/>
    <w:rsid w:val="00767BD4"/>
    <w:rsid w:val="00767FEB"/>
    <w:rsid w:val="007703AA"/>
    <w:rsid w:val="00770858"/>
    <w:rsid w:val="007708E5"/>
    <w:rsid w:val="00770907"/>
    <w:rsid w:val="00771146"/>
    <w:rsid w:val="007711EE"/>
    <w:rsid w:val="0077183A"/>
    <w:rsid w:val="00772BCF"/>
    <w:rsid w:val="00772F8D"/>
    <w:rsid w:val="00773352"/>
    <w:rsid w:val="00773C50"/>
    <w:rsid w:val="0077469A"/>
    <w:rsid w:val="00774F0A"/>
    <w:rsid w:val="00775C36"/>
    <w:rsid w:val="00775F47"/>
    <w:rsid w:val="007760E1"/>
    <w:rsid w:val="00776596"/>
    <w:rsid w:val="0077676C"/>
    <w:rsid w:val="00776987"/>
    <w:rsid w:val="00776DA3"/>
    <w:rsid w:val="0078005B"/>
    <w:rsid w:val="007802AE"/>
    <w:rsid w:val="00780802"/>
    <w:rsid w:val="00781165"/>
    <w:rsid w:val="007821CA"/>
    <w:rsid w:val="00782A3B"/>
    <w:rsid w:val="00782FD5"/>
    <w:rsid w:val="007835B6"/>
    <w:rsid w:val="0078414B"/>
    <w:rsid w:val="007861A2"/>
    <w:rsid w:val="0078642A"/>
    <w:rsid w:val="00786507"/>
    <w:rsid w:val="00786BFB"/>
    <w:rsid w:val="00787D0B"/>
    <w:rsid w:val="00787EB1"/>
    <w:rsid w:val="00790F1E"/>
    <w:rsid w:val="00790FF8"/>
    <w:rsid w:val="00791667"/>
    <w:rsid w:val="00791694"/>
    <w:rsid w:val="00791A09"/>
    <w:rsid w:val="00791E0F"/>
    <w:rsid w:val="0079203F"/>
    <w:rsid w:val="00792ECA"/>
    <w:rsid w:val="00793242"/>
    <w:rsid w:val="00793491"/>
    <w:rsid w:val="00793D35"/>
    <w:rsid w:val="007946CC"/>
    <w:rsid w:val="007948C8"/>
    <w:rsid w:val="00794A8C"/>
    <w:rsid w:val="00794E0C"/>
    <w:rsid w:val="00796179"/>
    <w:rsid w:val="007975AF"/>
    <w:rsid w:val="007978CA"/>
    <w:rsid w:val="0079794B"/>
    <w:rsid w:val="007A01A6"/>
    <w:rsid w:val="007A0936"/>
    <w:rsid w:val="007A0967"/>
    <w:rsid w:val="007A0C78"/>
    <w:rsid w:val="007A1604"/>
    <w:rsid w:val="007A1663"/>
    <w:rsid w:val="007A1A1C"/>
    <w:rsid w:val="007A1E0C"/>
    <w:rsid w:val="007A3053"/>
    <w:rsid w:val="007A3114"/>
    <w:rsid w:val="007A3614"/>
    <w:rsid w:val="007A3941"/>
    <w:rsid w:val="007A3AF9"/>
    <w:rsid w:val="007A3EE4"/>
    <w:rsid w:val="007A42BB"/>
    <w:rsid w:val="007A4803"/>
    <w:rsid w:val="007A589B"/>
    <w:rsid w:val="007A58ED"/>
    <w:rsid w:val="007A5C4E"/>
    <w:rsid w:val="007A5EA6"/>
    <w:rsid w:val="007A6400"/>
    <w:rsid w:val="007A672C"/>
    <w:rsid w:val="007A6A34"/>
    <w:rsid w:val="007A71FC"/>
    <w:rsid w:val="007A76B0"/>
    <w:rsid w:val="007A7757"/>
    <w:rsid w:val="007A7871"/>
    <w:rsid w:val="007A7FF9"/>
    <w:rsid w:val="007B0BBD"/>
    <w:rsid w:val="007B0E23"/>
    <w:rsid w:val="007B12B7"/>
    <w:rsid w:val="007B1662"/>
    <w:rsid w:val="007B1B6C"/>
    <w:rsid w:val="007B1D94"/>
    <w:rsid w:val="007B1E62"/>
    <w:rsid w:val="007B2586"/>
    <w:rsid w:val="007B2A71"/>
    <w:rsid w:val="007B2DA5"/>
    <w:rsid w:val="007B2EF9"/>
    <w:rsid w:val="007B3D9C"/>
    <w:rsid w:val="007B4954"/>
    <w:rsid w:val="007B4E77"/>
    <w:rsid w:val="007B4E84"/>
    <w:rsid w:val="007B5B60"/>
    <w:rsid w:val="007B5BF8"/>
    <w:rsid w:val="007B5EAF"/>
    <w:rsid w:val="007B64F2"/>
    <w:rsid w:val="007B6918"/>
    <w:rsid w:val="007B7210"/>
    <w:rsid w:val="007B7E51"/>
    <w:rsid w:val="007C054B"/>
    <w:rsid w:val="007C0D33"/>
    <w:rsid w:val="007C0D7F"/>
    <w:rsid w:val="007C24B5"/>
    <w:rsid w:val="007C2A4F"/>
    <w:rsid w:val="007C3718"/>
    <w:rsid w:val="007C37A0"/>
    <w:rsid w:val="007C3AC5"/>
    <w:rsid w:val="007C3BA0"/>
    <w:rsid w:val="007C4185"/>
    <w:rsid w:val="007C4531"/>
    <w:rsid w:val="007C5B35"/>
    <w:rsid w:val="007C60B9"/>
    <w:rsid w:val="007C66BF"/>
    <w:rsid w:val="007C7191"/>
    <w:rsid w:val="007D08EF"/>
    <w:rsid w:val="007D1047"/>
    <w:rsid w:val="007D2438"/>
    <w:rsid w:val="007D2760"/>
    <w:rsid w:val="007D2821"/>
    <w:rsid w:val="007D2FEA"/>
    <w:rsid w:val="007D3377"/>
    <w:rsid w:val="007D369A"/>
    <w:rsid w:val="007D3C26"/>
    <w:rsid w:val="007D41BD"/>
    <w:rsid w:val="007D44E5"/>
    <w:rsid w:val="007D45F8"/>
    <w:rsid w:val="007D4A2F"/>
    <w:rsid w:val="007D4E21"/>
    <w:rsid w:val="007D65F3"/>
    <w:rsid w:val="007D6837"/>
    <w:rsid w:val="007D6CF7"/>
    <w:rsid w:val="007D79AC"/>
    <w:rsid w:val="007D7B6B"/>
    <w:rsid w:val="007D7E9E"/>
    <w:rsid w:val="007E00D0"/>
    <w:rsid w:val="007E19BF"/>
    <w:rsid w:val="007E32E4"/>
    <w:rsid w:val="007E3761"/>
    <w:rsid w:val="007E3A19"/>
    <w:rsid w:val="007E3B41"/>
    <w:rsid w:val="007E3DAA"/>
    <w:rsid w:val="007E3FF4"/>
    <w:rsid w:val="007E43B6"/>
    <w:rsid w:val="007E4AE3"/>
    <w:rsid w:val="007E4CEC"/>
    <w:rsid w:val="007E5273"/>
    <w:rsid w:val="007E5891"/>
    <w:rsid w:val="007E5A86"/>
    <w:rsid w:val="007E6295"/>
    <w:rsid w:val="007E78BE"/>
    <w:rsid w:val="007E7C2E"/>
    <w:rsid w:val="007F051F"/>
    <w:rsid w:val="007F07D1"/>
    <w:rsid w:val="007F07D9"/>
    <w:rsid w:val="007F09CE"/>
    <w:rsid w:val="007F0A52"/>
    <w:rsid w:val="007F0CB2"/>
    <w:rsid w:val="007F1482"/>
    <w:rsid w:val="007F211B"/>
    <w:rsid w:val="007F25EF"/>
    <w:rsid w:val="007F2B45"/>
    <w:rsid w:val="007F3317"/>
    <w:rsid w:val="007F3962"/>
    <w:rsid w:val="007F399F"/>
    <w:rsid w:val="007F471B"/>
    <w:rsid w:val="007F49FA"/>
    <w:rsid w:val="007F4A46"/>
    <w:rsid w:val="007F4F7F"/>
    <w:rsid w:val="007F50F7"/>
    <w:rsid w:val="007F52EB"/>
    <w:rsid w:val="007F5530"/>
    <w:rsid w:val="007F5EE8"/>
    <w:rsid w:val="007F6563"/>
    <w:rsid w:val="007F6746"/>
    <w:rsid w:val="007F67CE"/>
    <w:rsid w:val="007F69E1"/>
    <w:rsid w:val="0080007C"/>
    <w:rsid w:val="00800274"/>
    <w:rsid w:val="008005E4"/>
    <w:rsid w:val="008008D7"/>
    <w:rsid w:val="00800B69"/>
    <w:rsid w:val="00800CAE"/>
    <w:rsid w:val="00800CFD"/>
    <w:rsid w:val="00800D1E"/>
    <w:rsid w:val="0080106E"/>
    <w:rsid w:val="00801570"/>
    <w:rsid w:val="00801EE1"/>
    <w:rsid w:val="00802E69"/>
    <w:rsid w:val="00802EEF"/>
    <w:rsid w:val="00803868"/>
    <w:rsid w:val="008038E0"/>
    <w:rsid w:val="008043D2"/>
    <w:rsid w:val="008047BC"/>
    <w:rsid w:val="00804C1D"/>
    <w:rsid w:val="00804E93"/>
    <w:rsid w:val="008051A2"/>
    <w:rsid w:val="008059D6"/>
    <w:rsid w:val="00805A00"/>
    <w:rsid w:val="00805AE7"/>
    <w:rsid w:val="008065C4"/>
    <w:rsid w:val="00806BA1"/>
    <w:rsid w:val="008077D4"/>
    <w:rsid w:val="00810896"/>
    <w:rsid w:val="008113EB"/>
    <w:rsid w:val="00811417"/>
    <w:rsid w:val="00812012"/>
    <w:rsid w:val="008129A8"/>
    <w:rsid w:val="00812B68"/>
    <w:rsid w:val="00813188"/>
    <w:rsid w:val="0081331C"/>
    <w:rsid w:val="008145A9"/>
    <w:rsid w:val="008146BA"/>
    <w:rsid w:val="008151E4"/>
    <w:rsid w:val="00815348"/>
    <w:rsid w:val="00816062"/>
    <w:rsid w:val="00820161"/>
    <w:rsid w:val="0082129A"/>
    <w:rsid w:val="00822011"/>
    <w:rsid w:val="00822209"/>
    <w:rsid w:val="008226DD"/>
    <w:rsid w:val="00822E77"/>
    <w:rsid w:val="00823F8C"/>
    <w:rsid w:val="00823FAD"/>
    <w:rsid w:val="0082513C"/>
    <w:rsid w:val="00825A0B"/>
    <w:rsid w:val="00825B93"/>
    <w:rsid w:val="00825CE9"/>
    <w:rsid w:val="00825EF9"/>
    <w:rsid w:val="008261F5"/>
    <w:rsid w:val="0082790B"/>
    <w:rsid w:val="00827D37"/>
    <w:rsid w:val="00827DA9"/>
    <w:rsid w:val="00830757"/>
    <w:rsid w:val="00830A14"/>
    <w:rsid w:val="00830C38"/>
    <w:rsid w:val="00830DBC"/>
    <w:rsid w:val="00830EC6"/>
    <w:rsid w:val="00831055"/>
    <w:rsid w:val="008315D7"/>
    <w:rsid w:val="00831B46"/>
    <w:rsid w:val="00831BB0"/>
    <w:rsid w:val="00832847"/>
    <w:rsid w:val="00832C4A"/>
    <w:rsid w:val="00832E54"/>
    <w:rsid w:val="00832EF8"/>
    <w:rsid w:val="008332D0"/>
    <w:rsid w:val="0083371E"/>
    <w:rsid w:val="00833DF3"/>
    <w:rsid w:val="008341D0"/>
    <w:rsid w:val="00834499"/>
    <w:rsid w:val="008351E7"/>
    <w:rsid w:val="008353AB"/>
    <w:rsid w:val="0083582D"/>
    <w:rsid w:val="00835C0A"/>
    <w:rsid w:val="008365F2"/>
    <w:rsid w:val="0083664E"/>
    <w:rsid w:val="00836B03"/>
    <w:rsid w:val="00836B22"/>
    <w:rsid w:val="008403B0"/>
    <w:rsid w:val="00840B4B"/>
    <w:rsid w:val="00841594"/>
    <w:rsid w:val="00841953"/>
    <w:rsid w:val="00841B71"/>
    <w:rsid w:val="00841DF6"/>
    <w:rsid w:val="0084260E"/>
    <w:rsid w:val="00843115"/>
    <w:rsid w:val="00844111"/>
    <w:rsid w:val="00844318"/>
    <w:rsid w:val="008443DD"/>
    <w:rsid w:val="008449BB"/>
    <w:rsid w:val="00844AC5"/>
    <w:rsid w:val="00844C6E"/>
    <w:rsid w:val="008458F2"/>
    <w:rsid w:val="0084591C"/>
    <w:rsid w:val="00845A27"/>
    <w:rsid w:val="00845C31"/>
    <w:rsid w:val="00845E02"/>
    <w:rsid w:val="0084658F"/>
    <w:rsid w:val="00846C2A"/>
    <w:rsid w:val="00846D6C"/>
    <w:rsid w:val="00846FB0"/>
    <w:rsid w:val="00847006"/>
    <w:rsid w:val="00847D60"/>
    <w:rsid w:val="008507A3"/>
    <w:rsid w:val="00852BBB"/>
    <w:rsid w:val="00852E7F"/>
    <w:rsid w:val="00853849"/>
    <w:rsid w:val="00854137"/>
    <w:rsid w:val="00854186"/>
    <w:rsid w:val="00855760"/>
    <w:rsid w:val="008558E3"/>
    <w:rsid w:val="00855DB2"/>
    <w:rsid w:val="00856E82"/>
    <w:rsid w:val="00856FBD"/>
    <w:rsid w:val="00857219"/>
    <w:rsid w:val="00857CE7"/>
    <w:rsid w:val="0086025A"/>
    <w:rsid w:val="008603E1"/>
    <w:rsid w:val="00860A02"/>
    <w:rsid w:val="00860A21"/>
    <w:rsid w:val="00861787"/>
    <w:rsid w:val="00861D0B"/>
    <w:rsid w:val="00862584"/>
    <w:rsid w:val="00862836"/>
    <w:rsid w:val="008633E0"/>
    <w:rsid w:val="00866444"/>
    <w:rsid w:val="00867079"/>
    <w:rsid w:val="008708B9"/>
    <w:rsid w:val="00870E0A"/>
    <w:rsid w:val="00871025"/>
    <w:rsid w:val="00871D45"/>
    <w:rsid w:val="00872060"/>
    <w:rsid w:val="00872293"/>
    <w:rsid w:val="00872A93"/>
    <w:rsid w:val="00872C1A"/>
    <w:rsid w:val="00872CDC"/>
    <w:rsid w:val="008738FE"/>
    <w:rsid w:val="00874F6B"/>
    <w:rsid w:val="00875296"/>
    <w:rsid w:val="0087623B"/>
    <w:rsid w:val="00876677"/>
    <w:rsid w:val="00876EA6"/>
    <w:rsid w:val="00876FE9"/>
    <w:rsid w:val="0087794E"/>
    <w:rsid w:val="00880751"/>
    <w:rsid w:val="00880967"/>
    <w:rsid w:val="00880C5A"/>
    <w:rsid w:val="00881380"/>
    <w:rsid w:val="00881425"/>
    <w:rsid w:val="008819BF"/>
    <w:rsid w:val="00881A8C"/>
    <w:rsid w:val="00881E63"/>
    <w:rsid w:val="00881FE0"/>
    <w:rsid w:val="008827F4"/>
    <w:rsid w:val="00882844"/>
    <w:rsid w:val="00884235"/>
    <w:rsid w:val="00884549"/>
    <w:rsid w:val="008846C1"/>
    <w:rsid w:val="00884955"/>
    <w:rsid w:val="00885592"/>
    <w:rsid w:val="00885DF3"/>
    <w:rsid w:val="00886153"/>
    <w:rsid w:val="0088726F"/>
    <w:rsid w:val="00887F16"/>
    <w:rsid w:val="00887F36"/>
    <w:rsid w:val="008909F4"/>
    <w:rsid w:val="008910D7"/>
    <w:rsid w:val="0089212A"/>
    <w:rsid w:val="00892C27"/>
    <w:rsid w:val="00892DD4"/>
    <w:rsid w:val="008932C6"/>
    <w:rsid w:val="008933D3"/>
    <w:rsid w:val="008934C7"/>
    <w:rsid w:val="008938A3"/>
    <w:rsid w:val="0089432D"/>
    <w:rsid w:val="0089552F"/>
    <w:rsid w:val="0089570B"/>
    <w:rsid w:val="00896392"/>
    <w:rsid w:val="00896ADC"/>
    <w:rsid w:val="00897442"/>
    <w:rsid w:val="0089774D"/>
    <w:rsid w:val="008977E1"/>
    <w:rsid w:val="00897C37"/>
    <w:rsid w:val="008A0558"/>
    <w:rsid w:val="008A09E2"/>
    <w:rsid w:val="008A180F"/>
    <w:rsid w:val="008A1B53"/>
    <w:rsid w:val="008A30A5"/>
    <w:rsid w:val="008A332A"/>
    <w:rsid w:val="008A366C"/>
    <w:rsid w:val="008A4D92"/>
    <w:rsid w:val="008A5A73"/>
    <w:rsid w:val="008A5B32"/>
    <w:rsid w:val="008A5FA7"/>
    <w:rsid w:val="008A606D"/>
    <w:rsid w:val="008A7435"/>
    <w:rsid w:val="008A7833"/>
    <w:rsid w:val="008A799C"/>
    <w:rsid w:val="008B00D6"/>
    <w:rsid w:val="008B0BFA"/>
    <w:rsid w:val="008B0D04"/>
    <w:rsid w:val="008B0EC1"/>
    <w:rsid w:val="008B0F55"/>
    <w:rsid w:val="008B11F1"/>
    <w:rsid w:val="008B1484"/>
    <w:rsid w:val="008B205C"/>
    <w:rsid w:val="008B28B6"/>
    <w:rsid w:val="008B28E4"/>
    <w:rsid w:val="008B2B38"/>
    <w:rsid w:val="008B2CCE"/>
    <w:rsid w:val="008B2DF2"/>
    <w:rsid w:val="008B309E"/>
    <w:rsid w:val="008B3661"/>
    <w:rsid w:val="008B3DDA"/>
    <w:rsid w:val="008B465E"/>
    <w:rsid w:val="008B4A9C"/>
    <w:rsid w:val="008B4D93"/>
    <w:rsid w:val="008B52DA"/>
    <w:rsid w:val="008B67E8"/>
    <w:rsid w:val="008B7741"/>
    <w:rsid w:val="008B77EC"/>
    <w:rsid w:val="008B7B93"/>
    <w:rsid w:val="008B7E33"/>
    <w:rsid w:val="008C05E5"/>
    <w:rsid w:val="008C06C5"/>
    <w:rsid w:val="008C093A"/>
    <w:rsid w:val="008C114B"/>
    <w:rsid w:val="008C14F3"/>
    <w:rsid w:val="008C1CC0"/>
    <w:rsid w:val="008C1DB5"/>
    <w:rsid w:val="008C2C77"/>
    <w:rsid w:val="008C2D82"/>
    <w:rsid w:val="008C333A"/>
    <w:rsid w:val="008C34A9"/>
    <w:rsid w:val="008C399D"/>
    <w:rsid w:val="008C3D8D"/>
    <w:rsid w:val="008C452E"/>
    <w:rsid w:val="008C4574"/>
    <w:rsid w:val="008C49DD"/>
    <w:rsid w:val="008C4D85"/>
    <w:rsid w:val="008C4E86"/>
    <w:rsid w:val="008C5852"/>
    <w:rsid w:val="008C59C3"/>
    <w:rsid w:val="008C5C97"/>
    <w:rsid w:val="008C62FB"/>
    <w:rsid w:val="008C641C"/>
    <w:rsid w:val="008C78AC"/>
    <w:rsid w:val="008D097A"/>
    <w:rsid w:val="008D10EE"/>
    <w:rsid w:val="008D124F"/>
    <w:rsid w:val="008D1A54"/>
    <w:rsid w:val="008D1DB5"/>
    <w:rsid w:val="008D20B1"/>
    <w:rsid w:val="008D20BF"/>
    <w:rsid w:val="008D2C94"/>
    <w:rsid w:val="008D342C"/>
    <w:rsid w:val="008D34A5"/>
    <w:rsid w:val="008D37AD"/>
    <w:rsid w:val="008D3B21"/>
    <w:rsid w:val="008D468D"/>
    <w:rsid w:val="008D4AD0"/>
    <w:rsid w:val="008D4D0B"/>
    <w:rsid w:val="008D52EC"/>
    <w:rsid w:val="008D57F3"/>
    <w:rsid w:val="008D65FB"/>
    <w:rsid w:val="008D6F35"/>
    <w:rsid w:val="008D7117"/>
    <w:rsid w:val="008D71D8"/>
    <w:rsid w:val="008D7F25"/>
    <w:rsid w:val="008E0B61"/>
    <w:rsid w:val="008E0C8E"/>
    <w:rsid w:val="008E1B45"/>
    <w:rsid w:val="008E24F7"/>
    <w:rsid w:val="008E42E3"/>
    <w:rsid w:val="008E4EA9"/>
    <w:rsid w:val="008E6389"/>
    <w:rsid w:val="008E64D2"/>
    <w:rsid w:val="008E6EB4"/>
    <w:rsid w:val="008E7976"/>
    <w:rsid w:val="008E7ACC"/>
    <w:rsid w:val="008E7D37"/>
    <w:rsid w:val="008E7F30"/>
    <w:rsid w:val="008F00ED"/>
    <w:rsid w:val="008F0D8E"/>
    <w:rsid w:val="008F1362"/>
    <w:rsid w:val="008F1BF3"/>
    <w:rsid w:val="008F2B72"/>
    <w:rsid w:val="008F362C"/>
    <w:rsid w:val="008F4FA5"/>
    <w:rsid w:val="008F5356"/>
    <w:rsid w:val="008F5BB8"/>
    <w:rsid w:val="008F5C5F"/>
    <w:rsid w:val="008F5CBA"/>
    <w:rsid w:val="008F650B"/>
    <w:rsid w:val="008F6ADC"/>
    <w:rsid w:val="008F7083"/>
    <w:rsid w:val="0090150A"/>
    <w:rsid w:val="00903148"/>
    <w:rsid w:val="0090342A"/>
    <w:rsid w:val="00903912"/>
    <w:rsid w:val="0090436B"/>
    <w:rsid w:val="009044A9"/>
    <w:rsid w:val="0090492A"/>
    <w:rsid w:val="0090559B"/>
    <w:rsid w:val="00905890"/>
    <w:rsid w:val="00905891"/>
    <w:rsid w:val="0090597F"/>
    <w:rsid w:val="00905B41"/>
    <w:rsid w:val="00905CA2"/>
    <w:rsid w:val="0090617C"/>
    <w:rsid w:val="009063B5"/>
    <w:rsid w:val="00906467"/>
    <w:rsid w:val="009077FC"/>
    <w:rsid w:val="00907AB4"/>
    <w:rsid w:val="00907B4B"/>
    <w:rsid w:val="00907D35"/>
    <w:rsid w:val="00907DC8"/>
    <w:rsid w:val="00907E8D"/>
    <w:rsid w:val="009106C0"/>
    <w:rsid w:val="009108C3"/>
    <w:rsid w:val="00911FF8"/>
    <w:rsid w:val="00912523"/>
    <w:rsid w:val="009127D4"/>
    <w:rsid w:val="00912AC6"/>
    <w:rsid w:val="00912D28"/>
    <w:rsid w:val="00912E33"/>
    <w:rsid w:val="00913DA2"/>
    <w:rsid w:val="00914006"/>
    <w:rsid w:val="009140B3"/>
    <w:rsid w:val="00915F96"/>
    <w:rsid w:val="009168CD"/>
    <w:rsid w:val="00916988"/>
    <w:rsid w:val="009173EE"/>
    <w:rsid w:val="00917733"/>
    <w:rsid w:val="0092013F"/>
    <w:rsid w:val="00920AB9"/>
    <w:rsid w:val="009210C4"/>
    <w:rsid w:val="00921592"/>
    <w:rsid w:val="00921C2B"/>
    <w:rsid w:val="00922070"/>
    <w:rsid w:val="009226A2"/>
    <w:rsid w:val="00922A08"/>
    <w:rsid w:val="00923696"/>
    <w:rsid w:val="009238CF"/>
    <w:rsid w:val="00924981"/>
    <w:rsid w:val="00925FAF"/>
    <w:rsid w:val="00926681"/>
    <w:rsid w:val="00926FC2"/>
    <w:rsid w:val="0092706E"/>
    <w:rsid w:val="00927497"/>
    <w:rsid w:val="00930316"/>
    <w:rsid w:val="009308B6"/>
    <w:rsid w:val="00930C89"/>
    <w:rsid w:val="00930FDF"/>
    <w:rsid w:val="00931584"/>
    <w:rsid w:val="00931B3F"/>
    <w:rsid w:val="009328F7"/>
    <w:rsid w:val="00932D38"/>
    <w:rsid w:val="00932ECD"/>
    <w:rsid w:val="009330EC"/>
    <w:rsid w:val="00933E4E"/>
    <w:rsid w:val="0093432B"/>
    <w:rsid w:val="00934A90"/>
    <w:rsid w:val="009357D6"/>
    <w:rsid w:val="00935AA1"/>
    <w:rsid w:val="0093669B"/>
    <w:rsid w:val="009367B0"/>
    <w:rsid w:val="00936C3D"/>
    <w:rsid w:val="00937191"/>
    <w:rsid w:val="00937690"/>
    <w:rsid w:val="0094133C"/>
    <w:rsid w:val="0094187B"/>
    <w:rsid w:val="009418D6"/>
    <w:rsid w:val="00941A38"/>
    <w:rsid w:val="009423B8"/>
    <w:rsid w:val="00942EF0"/>
    <w:rsid w:val="00942EF4"/>
    <w:rsid w:val="00942FE1"/>
    <w:rsid w:val="00943087"/>
    <w:rsid w:val="009433DF"/>
    <w:rsid w:val="0094357B"/>
    <w:rsid w:val="00944957"/>
    <w:rsid w:val="0094522D"/>
    <w:rsid w:val="0094555C"/>
    <w:rsid w:val="0094591E"/>
    <w:rsid w:val="00945AFA"/>
    <w:rsid w:val="009462E3"/>
    <w:rsid w:val="00946FAA"/>
    <w:rsid w:val="009474E7"/>
    <w:rsid w:val="00947E64"/>
    <w:rsid w:val="0095035B"/>
    <w:rsid w:val="00950CE0"/>
    <w:rsid w:val="009517F0"/>
    <w:rsid w:val="00951CA7"/>
    <w:rsid w:val="00952001"/>
    <w:rsid w:val="00952012"/>
    <w:rsid w:val="009523F6"/>
    <w:rsid w:val="0095297E"/>
    <w:rsid w:val="0095301F"/>
    <w:rsid w:val="00953523"/>
    <w:rsid w:val="009535E4"/>
    <w:rsid w:val="009542B0"/>
    <w:rsid w:val="00955DF1"/>
    <w:rsid w:val="0095609C"/>
    <w:rsid w:val="00957295"/>
    <w:rsid w:val="00957989"/>
    <w:rsid w:val="00957D02"/>
    <w:rsid w:val="00960438"/>
    <w:rsid w:val="00960ACC"/>
    <w:rsid w:val="0096156B"/>
    <w:rsid w:val="00961712"/>
    <w:rsid w:val="00961A15"/>
    <w:rsid w:val="00961BDB"/>
    <w:rsid w:val="00961FEE"/>
    <w:rsid w:val="0096264D"/>
    <w:rsid w:val="00962905"/>
    <w:rsid w:val="0096297B"/>
    <w:rsid w:val="009636BE"/>
    <w:rsid w:val="00963A0E"/>
    <w:rsid w:val="00963F2C"/>
    <w:rsid w:val="00964801"/>
    <w:rsid w:val="00964D77"/>
    <w:rsid w:val="00964FBC"/>
    <w:rsid w:val="009653DB"/>
    <w:rsid w:val="0096791E"/>
    <w:rsid w:val="00967CA3"/>
    <w:rsid w:val="0097063C"/>
    <w:rsid w:val="0097071D"/>
    <w:rsid w:val="00970A4D"/>
    <w:rsid w:val="009711E8"/>
    <w:rsid w:val="009713F5"/>
    <w:rsid w:val="00971535"/>
    <w:rsid w:val="00971C29"/>
    <w:rsid w:val="00971EBA"/>
    <w:rsid w:val="00972975"/>
    <w:rsid w:val="00972EA2"/>
    <w:rsid w:val="0097371C"/>
    <w:rsid w:val="0097479D"/>
    <w:rsid w:val="009747E0"/>
    <w:rsid w:val="009748C3"/>
    <w:rsid w:val="009748E6"/>
    <w:rsid w:val="00974D41"/>
    <w:rsid w:val="00975E4B"/>
    <w:rsid w:val="009766B3"/>
    <w:rsid w:val="00976BEA"/>
    <w:rsid w:val="00977569"/>
    <w:rsid w:val="00977582"/>
    <w:rsid w:val="009805C9"/>
    <w:rsid w:val="0098083B"/>
    <w:rsid w:val="00980AAD"/>
    <w:rsid w:val="00980CCD"/>
    <w:rsid w:val="00981440"/>
    <w:rsid w:val="00981B6A"/>
    <w:rsid w:val="00982783"/>
    <w:rsid w:val="00983033"/>
    <w:rsid w:val="00983200"/>
    <w:rsid w:val="00984C2E"/>
    <w:rsid w:val="009859C0"/>
    <w:rsid w:val="00985D35"/>
    <w:rsid w:val="00987657"/>
    <w:rsid w:val="00987DAD"/>
    <w:rsid w:val="00990206"/>
    <w:rsid w:val="00990321"/>
    <w:rsid w:val="00990819"/>
    <w:rsid w:val="009910BC"/>
    <w:rsid w:val="00991970"/>
    <w:rsid w:val="00991AEA"/>
    <w:rsid w:val="00991F29"/>
    <w:rsid w:val="009929C4"/>
    <w:rsid w:val="00993132"/>
    <w:rsid w:val="00993D9B"/>
    <w:rsid w:val="00993E0D"/>
    <w:rsid w:val="0099414D"/>
    <w:rsid w:val="009942C4"/>
    <w:rsid w:val="00994988"/>
    <w:rsid w:val="00994D5B"/>
    <w:rsid w:val="0099577D"/>
    <w:rsid w:val="00995A45"/>
    <w:rsid w:val="00995B15"/>
    <w:rsid w:val="00995B6C"/>
    <w:rsid w:val="00995F1E"/>
    <w:rsid w:val="0099680F"/>
    <w:rsid w:val="009971A8"/>
    <w:rsid w:val="009971AD"/>
    <w:rsid w:val="00997B9C"/>
    <w:rsid w:val="009A01C5"/>
    <w:rsid w:val="009A0539"/>
    <w:rsid w:val="009A15AB"/>
    <w:rsid w:val="009A2C3C"/>
    <w:rsid w:val="009A3004"/>
    <w:rsid w:val="009A3132"/>
    <w:rsid w:val="009A3249"/>
    <w:rsid w:val="009A34FC"/>
    <w:rsid w:val="009A3599"/>
    <w:rsid w:val="009A3AC2"/>
    <w:rsid w:val="009A4B76"/>
    <w:rsid w:val="009A5266"/>
    <w:rsid w:val="009A58FB"/>
    <w:rsid w:val="009A5903"/>
    <w:rsid w:val="009A5A23"/>
    <w:rsid w:val="009A5E0E"/>
    <w:rsid w:val="009A6526"/>
    <w:rsid w:val="009A6539"/>
    <w:rsid w:val="009A6A0D"/>
    <w:rsid w:val="009A6E63"/>
    <w:rsid w:val="009A7006"/>
    <w:rsid w:val="009A703C"/>
    <w:rsid w:val="009A7595"/>
    <w:rsid w:val="009A7C66"/>
    <w:rsid w:val="009B0DF3"/>
    <w:rsid w:val="009B13C4"/>
    <w:rsid w:val="009B1555"/>
    <w:rsid w:val="009B1577"/>
    <w:rsid w:val="009B2055"/>
    <w:rsid w:val="009B322A"/>
    <w:rsid w:val="009B3A57"/>
    <w:rsid w:val="009B3E65"/>
    <w:rsid w:val="009B41C9"/>
    <w:rsid w:val="009B49EA"/>
    <w:rsid w:val="009B4C6E"/>
    <w:rsid w:val="009B4DB8"/>
    <w:rsid w:val="009B5004"/>
    <w:rsid w:val="009B5077"/>
    <w:rsid w:val="009B5CDF"/>
    <w:rsid w:val="009B6657"/>
    <w:rsid w:val="009B6F32"/>
    <w:rsid w:val="009B6FBD"/>
    <w:rsid w:val="009B70DD"/>
    <w:rsid w:val="009B7630"/>
    <w:rsid w:val="009B7E0D"/>
    <w:rsid w:val="009C0296"/>
    <w:rsid w:val="009C04D3"/>
    <w:rsid w:val="009C0A83"/>
    <w:rsid w:val="009C0AD3"/>
    <w:rsid w:val="009C1AAF"/>
    <w:rsid w:val="009C1FDE"/>
    <w:rsid w:val="009C291C"/>
    <w:rsid w:val="009C2C49"/>
    <w:rsid w:val="009C2C54"/>
    <w:rsid w:val="009C3ADF"/>
    <w:rsid w:val="009C3F8C"/>
    <w:rsid w:val="009C4C83"/>
    <w:rsid w:val="009C5280"/>
    <w:rsid w:val="009C5850"/>
    <w:rsid w:val="009C6E42"/>
    <w:rsid w:val="009C6F0A"/>
    <w:rsid w:val="009D1122"/>
    <w:rsid w:val="009D1B6F"/>
    <w:rsid w:val="009D299F"/>
    <w:rsid w:val="009D2D01"/>
    <w:rsid w:val="009D2F52"/>
    <w:rsid w:val="009D30D5"/>
    <w:rsid w:val="009D3488"/>
    <w:rsid w:val="009D3B07"/>
    <w:rsid w:val="009D42CD"/>
    <w:rsid w:val="009D43A8"/>
    <w:rsid w:val="009D4437"/>
    <w:rsid w:val="009D4521"/>
    <w:rsid w:val="009D4F25"/>
    <w:rsid w:val="009D54AE"/>
    <w:rsid w:val="009D5EA6"/>
    <w:rsid w:val="009D66FA"/>
    <w:rsid w:val="009D6D74"/>
    <w:rsid w:val="009D708D"/>
    <w:rsid w:val="009D7672"/>
    <w:rsid w:val="009E0083"/>
    <w:rsid w:val="009E0128"/>
    <w:rsid w:val="009E073D"/>
    <w:rsid w:val="009E07F6"/>
    <w:rsid w:val="009E131A"/>
    <w:rsid w:val="009E1718"/>
    <w:rsid w:val="009E2A17"/>
    <w:rsid w:val="009E313F"/>
    <w:rsid w:val="009E34FB"/>
    <w:rsid w:val="009E364E"/>
    <w:rsid w:val="009E3819"/>
    <w:rsid w:val="009E44A5"/>
    <w:rsid w:val="009E45AD"/>
    <w:rsid w:val="009E4979"/>
    <w:rsid w:val="009E52B2"/>
    <w:rsid w:val="009E557C"/>
    <w:rsid w:val="009E564F"/>
    <w:rsid w:val="009E5AEA"/>
    <w:rsid w:val="009E5D98"/>
    <w:rsid w:val="009E61F3"/>
    <w:rsid w:val="009E7611"/>
    <w:rsid w:val="009F038E"/>
    <w:rsid w:val="009F0705"/>
    <w:rsid w:val="009F07FD"/>
    <w:rsid w:val="009F0B59"/>
    <w:rsid w:val="009F26B0"/>
    <w:rsid w:val="009F3FD4"/>
    <w:rsid w:val="009F42C8"/>
    <w:rsid w:val="009F457A"/>
    <w:rsid w:val="009F484B"/>
    <w:rsid w:val="009F560E"/>
    <w:rsid w:val="009F5781"/>
    <w:rsid w:val="009F6797"/>
    <w:rsid w:val="009F686A"/>
    <w:rsid w:val="009F79C9"/>
    <w:rsid w:val="009F7F03"/>
    <w:rsid w:val="00A00145"/>
    <w:rsid w:val="00A0025F"/>
    <w:rsid w:val="00A00274"/>
    <w:rsid w:val="00A00283"/>
    <w:rsid w:val="00A008A8"/>
    <w:rsid w:val="00A00ABB"/>
    <w:rsid w:val="00A013CB"/>
    <w:rsid w:val="00A018AE"/>
    <w:rsid w:val="00A01C22"/>
    <w:rsid w:val="00A01C2D"/>
    <w:rsid w:val="00A01FF6"/>
    <w:rsid w:val="00A020DC"/>
    <w:rsid w:val="00A023E2"/>
    <w:rsid w:val="00A02424"/>
    <w:rsid w:val="00A02675"/>
    <w:rsid w:val="00A02725"/>
    <w:rsid w:val="00A0287C"/>
    <w:rsid w:val="00A02A3F"/>
    <w:rsid w:val="00A02ECC"/>
    <w:rsid w:val="00A0301F"/>
    <w:rsid w:val="00A031EB"/>
    <w:rsid w:val="00A0338C"/>
    <w:rsid w:val="00A04599"/>
    <w:rsid w:val="00A0493A"/>
    <w:rsid w:val="00A04982"/>
    <w:rsid w:val="00A04A98"/>
    <w:rsid w:val="00A0530C"/>
    <w:rsid w:val="00A05C3B"/>
    <w:rsid w:val="00A05D18"/>
    <w:rsid w:val="00A05EE1"/>
    <w:rsid w:val="00A07803"/>
    <w:rsid w:val="00A10630"/>
    <w:rsid w:val="00A10A06"/>
    <w:rsid w:val="00A11127"/>
    <w:rsid w:val="00A11431"/>
    <w:rsid w:val="00A11572"/>
    <w:rsid w:val="00A1213A"/>
    <w:rsid w:val="00A12343"/>
    <w:rsid w:val="00A12AB9"/>
    <w:rsid w:val="00A14443"/>
    <w:rsid w:val="00A14635"/>
    <w:rsid w:val="00A15048"/>
    <w:rsid w:val="00A15C95"/>
    <w:rsid w:val="00A1607A"/>
    <w:rsid w:val="00A1637F"/>
    <w:rsid w:val="00A17446"/>
    <w:rsid w:val="00A175C2"/>
    <w:rsid w:val="00A2051B"/>
    <w:rsid w:val="00A20C2E"/>
    <w:rsid w:val="00A21299"/>
    <w:rsid w:val="00A21560"/>
    <w:rsid w:val="00A215AB"/>
    <w:rsid w:val="00A2167E"/>
    <w:rsid w:val="00A21757"/>
    <w:rsid w:val="00A21DC8"/>
    <w:rsid w:val="00A22EB8"/>
    <w:rsid w:val="00A24299"/>
    <w:rsid w:val="00A248E7"/>
    <w:rsid w:val="00A25581"/>
    <w:rsid w:val="00A255A2"/>
    <w:rsid w:val="00A25BC4"/>
    <w:rsid w:val="00A26014"/>
    <w:rsid w:val="00A261EC"/>
    <w:rsid w:val="00A26212"/>
    <w:rsid w:val="00A275C5"/>
    <w:rsid w:val="00A30114"/>
    <w:rsid w:val="00A3065B"/>
    <w:rsid w:val="00A30AD2"/>
    <w:rsid w:val="00A30EBA"/>
    <w:rsid w:val="00A314AD"/>
    <w:rsid w:val="00A315C1"/>
    <w:rsid w:val="00A31790"/>
    <w:rsid w:val="00A31DD2"/>
    <w:rsid w:val="00A31ED0"/>
    <w:rsid w:val="00A32363"/>
    <w:rsid w:val="00A328DD"/>
    <w:rsid w:val="00A32A56"/>
    <w:rsid w:val="00A33A92"/>
    <w:rsid w:val="00A33F7E"/>
    <w:rsid w:val="00A34EE3"/>
    <w:rsid w:val="00A35442"/>
    <w:rsid w:val="00A35452"/>
    <w:rsid w:val="00A3551B"/>
    <w:rsid w:val="00A35D03"/>
    <w:rsid w:val="00A3637C"/>
    <w:rsid w:val="00A36571"/>
    <w:rsid w:val="00A36741"/>
    <w:rsid w:val="00A377D5"/>
    <w:rsid w:val="00A37822"/>
    <w:rsid w:val="00A37C62"/>
    <w:rsid w:val="00A37CF6"/>
    <w:rsid w:val="00A37D85"/>
    <w:rsid w:val="00A40238"/>
    <w:rsid w:val="00A403B8"/>
    <w:rsid w:val="00A41A8C"/>
    <w:rsid w:val="00A420E7"/>
    <w:rsid w:val="00A42592"/>
    <w:rsid w:val="00A42875"/>
    <w:rsid w:val="00A439A8"/>
    <w:rsid w:val="00A448C3"/>
    <w:rsid w:val="00A4531D"/>
    <w:rsid w:val="00A46714"/>
    <w:rsid w:val="00A46B8B"/>
    <w:rsid w:val="00A46CD4"/>
    <w:rsid w:val="00A47BFE"/>
    <w:rsid w:val="00A50FD1"/>
    <w:rsid w:val="00A5131C"/>
    <w:rsid w:val="00A5137B"/>
    <w:rsid w:val="00A514AC"/>
    <w:rsid w:val="00A5227B"/>
    <w:rsid w:val="00A522EF"/>
    <w:rsid w:val="00A53B73"/>
    <w:rsid w:val="00A53F0D"/>
    <w:rsid w:val="00A54A77"/>
    <w:rsid w:val="00A555B7"/>
    <w:rsid w:val="00A557D8"/>
    <w:rsid w:val="00A57008"/>
    <w:rsid w:val="00A577B5"/>
    <w:rsid w:val="00A57878"/>
    <w:rsid w:val="00A578FA"/>
    <w:rsid w:val="00A57A71"/>
    <w:rsid w:val="00A602FF"/>
    <w:rsid w:val="00A6238B"/>
    <w:rsid w:val="00A64451"/>
    <w:rsid w:val="00A64A39"/>
    <w:rsid w:val="00A64D97"/>
    <w:rsid w:val="00A65A2D"/>
    <w:rsid w:val="00A65B4A"/>
    <w:rsid w:val="00A663B4"/>
    <w:rsid w:val="00A668C3"/>
    <w:rsid w:val="00A66ACC"/>
    <w:rsid w:val="00A66E94"/>
    <w:rsid w:val="00A67C2A"/>
    <w:rsid w:val="00A67CCE"/>
    <w:rsid w:val="00A67D94"/>
    <w:rsid w:val="00A67F63"/>
    <w:rsid w:val="00A7073D"/>
    <w:rsid w:val="00A707FB"/>
    <w:rsid w:val="00A70D81"/>
    <w:rsid w:val="00A71174"/>
    <w:rsid w:val="00A71705"/>
    <w:rsid w:val="00A71EB6"/>
    <w:rsid w:val="00A72533"/>
    <w:rsid w:val="00A72D19"/>
    <w:rsid w:val="00A73428"/>
    <w:rsid w:val="00A734D4"/>
    <w:rsid w:val="00A742D2"/>
    <w:rsid w:val="00A74486"/>
    <w:rsid w:val="00A749AE"/>
    <w:rsid w:val="00A75593"/>
    <w:rsid w:val="00A75789"/>
    <w:rsid w:val="00A76B13"/>
    <w:rsid w:val="00A77078"/>
    <w:rsid w:val="00A77166"/>
    <w:rsid w:val="00A773B8"/>
    <w:rsid w:val="00A77BB8"/>
    <w:rsid w:val="00A809D6"/>
    <w:rsid w:val="00A80B7E"/>
    <w:rsid w:val="00A80E4B"/>
    <w:rsid w:val="00A819DE"/>
    <w:rsid w:val="00A81CB7"/>
    <w:rsid w:val="00A8224C"/>
    <w:rsid w:val="00A82557"/>
    <w:rsid w:val="00A826E5"/>
    <w:rsid w:val="00A8283B"/>
    <w:rsid w:val="00A82E8C"/>
    <w:rsid w:val="00A83240"/>
    <w:rsid w:val="00A83413"/>
    <w:rsid w:val="00A85C45"/>
    <w:rsid w:val="00A85E81"/>
    <w:rsid w:val="00A85EF2"/>
    <w:rsid w:val="00A8602E"/>
    <w:rsid w:val="00A869A8"/>
    <w:rsid w:val="00A877B2"/>
    <w:rsid w:val="00A877C3"/>
    <w:rsid w:val="00A87B9D"/>
    <w:rsid w:val="00A90450"/>
    <w:rsid w:val="00A90690"/>
    <w:rsid w:val="00A908E4"/>
    <w:rsid w:val="00A90C2C"/>
    <w:rsid w:val="00A90FB4"/>
    <w:rsid w:val="00A913C0"/>
    <w:rsid w:val="00A915BC"/>
    <w:rsid w:val="00A917CF"/>
    <w:rsid w:val="00A918AB"/>
    <w:rsid w:val="00A919F8"/>
    <w:rsid w:val="00A91C62"/>
    <w:rsid w:val="00A921BD"/>
    <w:rsid w:val="00A927CA"/>
    <w:rsid w:val="00A9331E"/>
    <w:rsid w:val="00A93544"/>
    <w:rsid w:val="00A95664"/>
    <w:rsid w:val="00A96464"/>
    <w:rsid w:val="00A968CF"/>
    <w:rsid w:val="00A96FBD"/>
    <w:rsid w:val="00AA03A2"/>
    <w:rsid w:val="00AA2E08"/>
    <w:rsid w:val="00AA3065"/>
    <w:rsid w:val="00AA3631"/>
    <w:rsid w:val="00AA392A"/>
    <w:rsid w:val="00AA4247"/>
    <w:rsid w:val="00AA44F0"/>
    <w:rsid w:val="00AA45E3"/>
    <w:rsid w:val="00AA4A76"/>
    <w:rsid w:val="00AA4FAF"/>
    <w:rsid w:val="00AA5FE3"/>
    <w:rsid w:val="00AA60B4"/>
    <w:rsid w:val="00AA6B7D"/>
    <w:rsid w:val="00AA6FBB"/>
    <w:rsid w:val="00AA7D88"/>
    <w:rsid w:val="00AB001F"/>
    <w:rsid w:val="00AB079C"/>
    <w:rsid w:val="00AB07E7"/>
    <w:rsid w:val="00AB13F0"/>
    <w:rsid w:val="00AB29E3"/>
    <w:rsid w:val="00AB2A76"/>
    <w:rsid w:val="00AB333C"/>
    <w:rsid w:val="00AB4305"/>
    <w:rsid w:val="00AB45CA"/>
    <w:rsid w:val="00AB4C5A"/>
    <w:rsid w:val="00AB4D9F"/>
    <w:rsid w:val="00AB678E"/>
    <w:rsid w:val="00AB709B"/>
    <w:rsid w:val="00AB709D"/>
    <w:rsid w:val="00AB72D6"/>
    <w:rsid w:val="00AB73B4"/>
    <w:rsid w:val="00AC038C"/>
    <w:rsid w:val="00AC0E85"/>
    <w:rsid w:val="00AC0F1A"/>
    <w:rsid w:val="00AC142F"/>
    <w:rsid w:val="00AC2790"/>
    <w:rsid w:val="00AC2A5E"/>
    <w:rsid w:val="00AC503E"/>
    <w:rsid w:val="00AC5413"/>
    <w:rsid w:val="00AC545A"/>
    <w:rsid w:val="00AC59EC"/>
    <w:rsid w:val="00AC60DF"/>
    <w:rsid w:val="00AC619B"/>
    <w:rsid w:val="00AC6528"/>
    <w:rsid w:val="00AC75CD"/>
    <w:rsid w:val="00AC7734"/>
    <w:rsid w:val="00AC7F80"/>
    <w:rsid w:val="00AD1023"/>
    <w:rsid w:val="00AD1122"/>
    <w:rsid w:val="00AD1ED0"/>
    <w:rsid w:val="00AD2299"/>
    <w:rsid w:val="00AD25C7"/>
    <w:rsid w:val="00AD295D"/>
    <w:rsid w:val="00AD2DB7"/>
    <w:rsid w:val="00AD371E"/>
    <w:rsid w:val="00AD3AA8"/>
    <w:rsid w:val="00AD3CC2"/>
    <w:rsid w:val="00AD3E81"/>
    <w:rsid w:val="00AD57A5"/>
    <w:rsid w:val="00AD5849"/>
    <w:rsid w:val="00AD5C3D"/>
    <w:rsid w:val="00AD60F3"/>
    <w:rsid w:val="00AD62EA"/>
    <w:rsid w:val="00AD6553"/>
    <w:rsid w:val="00AD68F4"/>
    <w:rsid w:val="00AD7366"/>
    <w:rsid w:val="00AE01C7"/>
    <w:rsid w:val="00AE07FD"/>
    <w:rsid w:val="00AE0DC4"/>
    <w:rsid w:val="00AE1158"/>
    <w:rsid w:val="00AE1B8F"/>
    <w:rsid w:val="00AE1D28"/>
    <w:rsid w:val="00AE1E39"/>
    <w:rsid w:val="00AE20E9"/>
    <w:rsid w:val="00AE21AD"/>
    <w:rsid w:val="00AE2482"/>
    <w:rsid w:val="00AE430D"/>
    <w:rsid w:val="00AE5688"/>
    <w:rsid w:val="00AE5852"/>
    <w:rsid w:val="00AE5864"/>
    <w:rsid w:val="00AE5A24"/>
    <w:rsid w:val="00AE6303"/>
    <w:rsid w:val="00AE7090"/>
    <w:rsid w:val="00AE713B"/>
    <w:rsid w:val="00AE7A0C"/>
    <w:rsid w:val="00AF02BB"/>
    <w:rsid w:val="00AF0981"/>
    <w:rsid w:val="00AF0E89"/>
    <w:rsid w:val="00AF0E93"/>
    <w:rsid w:val="00AF14DD"/>
    <w:rsid w:val="00AF150B"/>
    <w:rsid w:val="00AF1FF3"/>
    <w:rsid w:val="00AF2175"/>
    <w:rsid w:val="00AF2207"/>
    <w:rsid w:val="00AF297E"/>
    <w:rsid w:val="00AF33DB"/>
    <w:rsid w:val="00AF3873"/>
    <w:rsid w:val="00AF3EF3"/>
    <w:rsid w:val="00AF3F96"/>
    <w:rsid w:val="00AF4ADB"/>
    <w:rsid w:val="00AF57DD"/>
    <w:rsid w:val="00AF5991"/>
    <w:rsid w:val="00AF5BAB"/>
    <w:rsid w:val="00AF61BE"/>
    <w:rsid w:val="00AF6353"/>
    <w:rsid w:val="00AF6401"/>
    <w:rsid w:val="00AF68F1"/>
    <w:rsid w:val="00AF6B64"/>
    <w:rsid w:val="00AF6FAC"/>
    <w:rsid w:val="00AF7166"/>
    <w:rsid w:val="00AF7D7C"/>
    <w:rsid w:val="00B00609"/>
    <w:rsid w:val="00B007C8"/>
    <w:rsid w:val="00B00FC9"/>
    <w:rsid w:val="00B01AD9"/>
    <w:rsid w:val="00B01F4C"/>
    <w:rsid w:val="00B02015"/>
    <w:rsid w:val="00B02301"/>
    <w:rsid w:val="00B02404"/>
    <w:rsid w:val="00B0250B"/>
    <w:rsid w:val="00B025EA"/>
    <w:rsid w:val="00B0385C"/>
    <w:rsid w:val="00B039FA"/>
    <w:rsid w:val="00B03E2F"/>
    <w:rsid w:val="00B04103"/>
    <w:rsid w:val="00B04660"/>
    <w:rsid w:val="00B04A1F"/>
    <w:rsid w:val="00B04B0C"/>
    <w:rsid w:val="00B05477"/>
    <w:rsid w:val="00B061EC"/>
    <w:rsid w:val="00B0693A"/>
    <w:rsid w:val="00B07424"/>
    <w:rsid w:val="00B07BD3"/>
    <w:rsid w:val="00B1027E"/>
    <w:rsid w:val="00B105C0"/>
    <w:rsid w:val="00B119C3"/>
    <w:rsid w:val="00B11EA3"/>
    <w:rsid w:val="00B11FF0"/>
    <w:rsid w:val="00B12192"/>
    <w:rsid w:val="00B12C10"/>
    <w:rsid w:val="00B14BC3"/>
    <w:rsid w:val="00B159F9"/>
    <w:rsid w:val="00B1627C"/>
    <w:rsid w:val="00B172E3"/>
    <w:rsid w:val="00B17434"/>
    <w:rsid w:val="00B17AB7"/>
    <w:rsid w:val="00B20175"/>
    <w:rsid w:val="00B209BA"/>
    <w:rsid w:val="00B20DB4"/>
    <w:rsid w:val="00B210A1"/>
    <w:rsid w:val="00B21B8F"/>
    <w:rsid w:val="00B238A3"/>
    <w:rsid w:val="00B23B24"/>
    <w:rsid w:val="00B24E5E"/>
    <w:rsid w:val="00B25172"/>
    <w:rsid w:val="00B25816"/>
    <w:rsid w:val="00B26A29"/>
    <w:rsid w:val="00B26B97"/>
    <w:rsid w:val="00B26DEB"/>
    <w:rsid w:val="00B2700E"/>
    <w:rsid w:val="00B27385"/>
    <w:rsid w:val="00B275C5"/>
    <w:rsid w:val="00B30562"/>
    <w:rsid w:val="00B3103C"/>
    <w:rsid w:val="00B31426"/>
    <w:rsid w:val="00B31D22"/>
    <w:rsid w:val="00B32036"/>
    <w:rsid w:val="00B320B1"/>
    <w:rsid w:val="00B32318"/>
    <w:rsid w:val="00B32707"/>
    <w:rsid w:val="00B360C9"/>
    <w:rsid w:val="00B3622A"/>
    <w:rsid w:val="00B36E57"/>
    <w:rsid w:val="00B36E66"/>
    <w:rsid w:val="00B36E8D"/>
    <w:rsid w:val="00B371DA"/>
    <w:rsid w:val="00B37542"/>
    <w:rsid w:val="00B3768D"/>
    <w:rsid w:val="00B406F6"/>
    <w:rsid w:val="00B4129F"/>
    <w:rsid w:val="00B41F44"/>
    <w:rsid w:val="00B4202F"/>
    <w:rsid w:val="00B427E6"/>
    <w:rsid w:val="00B4291C"/>
    <w:rsid w:val="00B42C67"/>
    <w:rsid w:val="00B42E2B"/>
    <w:rsid w:val="00B430F1"/>
    <w:rsid w:val="00B433DE"/>
    <w:rsid w:val="00B4367D"/>
    <w:rsid w:val="00B44CC0"/>
    <w:rsid w:val="00B450B7"/>
    <w:rsid w:val="00B4571E"/>
    <w:rsid w:val="00B46112"/>
    <w:rsid w:val="00B462FD"/>
    <w:rsid w:val="00B46B8A"/>
    <w:rsid w:val="00B46E6C"/>
    <w:rsid w:val="00B470E8"/>
    <w:rsid w:val="00B472CA"/>
    <w:rsid w:val="00B47988"/>
    <w:rsid w:val="00B47C65"/>
    <w:rsid w:val="00B501EA"/>
    <w:rsid w:val="00B50444"/>
    <w:rsid w:val="00B50494"/>
    <w:rsid w:val="00B50996"/>
    <w:rsid w:val="00B50BD7"/>
    <w:rsid w:val="00B50FDC"/>
    <w:rsid w:val="00B51104"/>
    <w:rsid w:val="00B52673"/>
    <w:rsid w:val="00B53A3F"/>
    <w:rsid w:val="00B53B1B"/>
    <w:rsid w:val="00B53DD0"/>
    <w:rsid w:val="00B542FA"/>
    <w:rsid w:val="00B5498D"/>
    <w:rsid w:val="00B54B59"/>
    <w:rsid w:val="00B54DAC"/>
    <w:rsid w:val="00B5519F"/>
    <w:rsid w:val="00B562C7"/>
    <w:rsid w:val="00B56BBE"/>
    <w:rsid w:val="00B57241"/>
    <w:rsid w:val="00B57A96"/>
    <w:rsid w:val="00B6062A"/>
    <w:rsid w:val="00B60D88"/>
    <w:rsid w:val="00B617B9"/>
    <w:rsid w:val="00B61C56"/>
    <w:rsid w:val="00B623C1"/>
    <w:rsid w:val="00B623C2"/>
    <w:rsid w:val="00B64FEB"/>
    <w:rsid w:val="00B65AF4"/>
    <w:rsid w:val="00B66053"/>
    <w:rsid w:val="00B6637E"/>
    <w:rsid w:val="00B66AF9"/>
    <w:rsid w:val="00B67B70"/>
    <w:rsid w:val="00B67BD0"/>
    <w:rsid w:val="00B70CF5"/>
    <w:rsid w:val="00B70E57"/>
    <w:rsid w:val="00B71E09"/>
    <w:rsid w:val="00B723C9"/>
    <w:rsid w:val="00B7243A"/>
    <w:rsid w:val="00B72595"/>
    <w:rsid w:val="00B72A26"/>
    <w:rsid w:val="00B730F7"/>
    <w:rsid w:val="00B73B6E"/>
    <w:rsid w:val="00B7429F"/>
    <w:rsid w:val="00B742E3"/>
    <w:rsid w:val="00B7520C"/>
    <w:rsid w:val="00B753CA"/>
    <w:rsid w:val="00B7540A"/>
    <w:rsid w:val="00B75ACF"/>
    <w:rsid w:val="00B75CD2"/>
    <w:rsid w:val="00B75DDB"/>
    <w:rsid w:val="00B76093"/>
    <w:rsid w:val="00B762EE"/>
    <w:rsid w:val="00B76A19"/>
    <w:rsid w:val="00B76A36"/>
    <w:rsid w:val="00B76B31"/>
    <w:rsid w:val="00B80604"/>
    <w:rsid w:val="00B8094C"/>
    <w:rsid w:val="00B80D40"/>
    <w:rsid w:val="00B81312"/>
    <w:rsid w:val="00B817D2"/>
    <w:rsid w:val="00B818CB"/>
    <w:rsid w:val="00B81C3D"/>
    <w:rsid w:val="00B82B50"/>
    <w:rsid w:val="00B82B8D"/>
    <w:rsid w:val="00B8358B"/>
    <w:rsid w:val="00B83CEB"/>
    <w:rsid w:val="00B843B9"/>
    <w:rsid w:val="00B84D79"/>
    <w:rsid w:val="00B84D8A"/>
    <w:rsid w:val="00B86858"/>
    <w:rsid w:val="00B86A65"/>
    <w:rsid w:val="00B87AD7"/>
    <w:rsid w:val="00B87ECB"/>
    <w:rsid w:val="00B87F60"/>
    <w:rsid w:val="00B9083C"/>
    <w:rsid w:val="00B91328"/>
    <w:rsid w:val="00B913EB"/>
    <w:rsid w:val="00B91BDF"/>
    <w:rsid w:val="00B9207D"/>
    <w:rsid w:val="00B92A42"/>
    <w:rsid w:val="00B92B4C"/>
    <w:rsid w:val="00B92B53"/>
    <w:rsid w:val="00B92D12"/>
    <w:rsid w:val="00B9480E"/>
    <w:rsid w:val="00B94855"/>
    <w:rsid w:val="00B95715"/>
    <w:rsid w:val="00B95808"/>
    <w:rsid w:val="00B95931"/>
    <w:rsid w:val="00B95C04"/>
    <w:rsid w:val="00B96290"/>
    <w:rsid w:val="00B9664B"/>
    <w:rsid w:val="00B96E6B"/>
    <w:rsid w:val="00B96E7D"/>
    <w:rsid w:val="00B972E2"/>
    <w:rsid w:val="00B978DA"/>
    <w:rsid w:val="00B97AA7"/>
    <w:rsid w:val="00BA0899"/>
    <w:rsid w:val="00BA0C80"/>
    <w:rsid w:val="00BA1F55"/>
    <w:rsid w:val="00BA2223"/>
    <w:rsid w:val="00BA2764"/>
    <w:rsid w:val="00BA2BDD"/>
    <w:rsid w:val="00BA3283"/>
    <w:rsid w:val="00BA3D2B"/>
    <w:rsid w:val="00BA3E4A"/>
    <w:rsid w:val="00BA4043"/>
    <w:rsid w:val="00BA4085"/>
    <w:rsid w:val="00BA410C"/>
    <w:rsid w:val="00BA455B"/>
    <w:rsid w:val="00BA4E6E"/>
    <w:rsid w:val="00BA51F6"/>
    <w:rsid w:val="00BA5424"/>
    <w:rsid w:val="00BA658E"/>
    <w:rsid w:val="00BA67BF"/>
    <w:rsid w:val="00BA777A"/>
    <w:rsid w:val="00BB0475"/>
    <w:rsid w:val="00BB09FC"/>
    <w:rsid w:val="00BB0B1F"/>
    <w:rsid w:val="00BB19D4"/>
    <w:rsid w:val="00BB2A8D"/>
    <w:rsid w:val="00BB4652"/>
    <w:rsid w:val="00BB4ADC"/>
    <w:rsid w:val="00BB51E6"/>
    <w:rsid w:val="00BB558D"/>
    <w:rsid w:val="00BB5788"/>
    <w:rsid w:val="00BB6DD0"/>
    <w:rsid w:val="00BB7889"/>
    <w:rsid w:val="00BB7D32"/>
    <w:rsid w:val="00BB7E88"/>
    <w:rsid w:val="00BC1A53"/>
    <w:rsid w:val="00BC1F3A"/>
    <w:rsid w:val="00BC2C4B"/>
    <w:rsid w:val="00BC333E"/>
    <w:rsid w:val="00BC3466"/>
    <w:rsid w:val="00BC35E8"/>
    <w:rsid w:val="00BC4253"/>
    <w:rsid w:val="00BC43B7"/>
    <w:rsid w:val="00BC4EE3"/>
    <w:rsid w:val="00BC535B"/>
    <w:rsid w:val="00BC5882"/>
    <w:rsid w:val="00BC6081"/>
    <w:rsid w:val="00BC6151"/>
    <w:rsid w:val="00BC636D"/>
    <w:rsid w:val="00BC6EA2"/>
    <w:rsid w:val="00BC72DB"/>
    <w:rsid w:val="00BC7557"/>
    <w:rsid w:val="00BC7EA6"/>
    <w:rsid w:val="00BD0287"/>
    <w:rsid w:val="00BD0D64"/>
    <w:rsid w:val="00BD0FA4"/>
    <w:rsid w:val="00BD1307"/>
    <w:rsid w:val="00BD2000"/>
    <w:rsid w:val="00BD2230"/>
    <w:rsid w:val="00BD26DC"/>
    <w:rsid w:val="00BD2815"/>
    <w:rsid w:val="00BD2E99"/>
    <w:rsid w:val="00BD41B8"/>
    <w:rsid w:val="00BD43B3"/>
    <w:rsid w:val="00BD4F60"/>
    <w:rsid w:val="00BD5BA4"/>
    <w:rsid w:val="00BD70D6"/>
    <w:rsid w:val="00BD720A"/>
    <w:rsid w:val="00BD7541"/>
    <w:rsid w:val="00BD77B0"/>
    <w:rsid w:val="00BD7821"/>
    <w:rsid w:val="00BD7844"/>
    <w:rsid w:val="00BD7ABB"/>
    <w:rsid w:val="00BE0FBB"/>
    <w:rsid w:val="00BE14D5"/>
    <w:rsid w:val="00BE17E3"/>
    <w:rsid w:val="00BE186B"/>
    <w:rsid w:val="00BE1A0F"/>
    <w:rsid w:val="00BE2813"/>
    <w:rsid w:val="00BE2BB2"/>
    <w:rsid w:val="00BE2BD4"/>
    <w:rsid w:val="00BE2F65"/>
    <w:rsid w:val="00BE2FCD"/>
    <w:rsid w:val="00BE3D6F"/>
    <w:rsid w:val="00BE3E67"/>
    <w:rsid w:val="00BE4494"/>
    <w:rsid w:val="00BE4DB1"/>
    <w:rsid w:val="00BE5401"/>
    <w:rsid w:val="00BE5673"/>
    <w:rsid w:val="00BE618E"/>
    <w:rsid w:val="00BE61BB"/>
    <w:rsid w:val="00BE6638"/>
    <w:rsid w:val="00BE6CA0"/>
    <w:rsid w:val="00BE6EE3"/>
    <w:rsid w:val="00BE7269"/>
    <w:rsid w:val="00BE7589"/>
    <w:rsid w:val="00BF06D6"/>
    <w:rsid w:val="00BF0B64"/>
    <w:rsid w:val="00BF110B"/>
    <w:rsid w:val="00BF14D5"/>
    <w:rsid w:val="00BF1611"/>
    <w:rsid w:val="00BF1D05"/>
    <w:rsid w:val="00BF3419"/>
    <w:rsid w:val="00BF3A73"/>
    <w:rsid w:val="00BF4193"/>
    <w:rsid w:val="00BF4C88"/>
    <w:rsid w:val="00BF507E"/>
    <w:rsid w:val="00BF54FC"/>
    <w:rsid w:val="00BF64B4"/>
    <w:rsid w:val="00BF6E7B"/>
    <w:rsid w:val="00C001C4"/>
    <w:rsid w:val="00C00729"/>
    <w:rsid w:val="00C009A0"/>
    <w:rsid w:val="00C0218B"/>
    <w:rsid w:val="00C023C1"/>
    <w:rsid w:val="00C025B1"/>
    <w:rsid w:val="00C02B98"/>
    <w:rsid w:val="00C0341D"/>
    <w:rsid w:val="00C03A4D"/>
    <w:rsid w:val="00C04711"/>
    <w:rsid w:val="00C04CAB"/>
    <w:rsid w:val="00C04E0A"/>
    <w:rsid w:val="00C06180"/>
    <w:rsid w:val="00C071B9"/>
    <w:rsid w:val="00C074C7"/>
    <w:rsid w:val="00C07540"/>
    <w:rsid w:val="00C075F1"/>
    <w:rsid w:val="00C07A3B"/>
    <w:rsid w:val="00C07AEA"/>
    <w:rsid w:val="00C10177"/>
    <w:rsid w:val="00C104CC"/>
    <w:rsid w:val="00C104F8"/>
    <w:rsid w:val="00C10B5F"/>
    <w:rsid w:val="00C114CD"/>
    <w:rsid w:val="00C1211E"/>
    <w:rsid w:val="00C1275F"/>
    <w:rsid w:val="00C12DC9"/>
    <w:rsid w:val="00C130B4"/>
    <w:rsid w:val="00C13EF9"/>
    <w:rsid w:val="00C1426F"/>
    <w:rsid w:val="00C142BE"/>
    <w:rsid w:val="00C15F86"/>
    <w:rsid w:val="00C1621D"/>
    <w:rsid w:val="00C16896"/>
    <w:rsid w:val="00C1734B"/>
    <w:rsid w:val="00C203EA"/>
    <w:rsid w:val="00C2101E"/>
    <w:rsid w:val="00C21577"/>
    <w:rsid w:val="00C215A3"/>
    <w:rsid w:val="00C222A8"/>
    <w:rsid w:val="00C24A31"/>
    <w:rsid w:val="00C24C70"/>
    <w:rsid w:val="00C250D8"/>
    <w:rsid w:val="00C25C41"/>
    <w:rsid w:val="00C260BA"/>
    <w:rsid w:val="00C261AD"/>
    <w:rsid w:val="00C266C1"/>
    <w:rsid w:val="00C267C4"/>
    <w:rsid w:val="00C26B37"/>
    <w:rsid w:val="00C26E20"/>
    <w:rsid w:val="00C26FE9"/>
    <w:rsid w:val="00C274FE"/>
    <w:rsid w:val="00C278A6"/>
    <w:rsid w:val="00C278EF"/>
    <w:rsid w:val="00C30846"/>
    <w:rsid w:val="00C30A85"/>
    <w:rsid w:val="00C30AF7"/>
    <w:rsid w:val="00C30C8C"/>
    <w:rsid w:val="00C30F94"/>
    <w:rsid w:val="00C310FD"/>
    <w:rsid w:val="00C31131"/>
    <w:rsid w:val="00C313CE"/>
    <w:rsid w:val="00C315C4"/>
    <w:rsid w:val="00C31F8E"/>
    <w:rsid w:val="00C32542"/>
    <w:rsid w:val="00C3256E"/>
    <w:rsid w:val="00C3287B"/>
    <w:rsid w:val="00C3317A"/>
    <w:rsid w:val="00C333AC"/>
    <w:rsid w:val="00C3383A"/>
    <w:rsid w:val="00C33AA9"/>
    <w:rsid w:val="00C33C79"/>
    <w:rsid w:val="00C33EF7"/>
    <w:rsid w:val="00C344FA"/>
    <w:rsid w:val="00C34FAD"/>
    <w:rsid w:val="00C35D0C"/>
    <w:rsid w:val="00C35D30"/>
    <w:rsid w:val="00C363CB"/>
    <w:rsid w:val="00C36B12"/>
    <w:rsid w:val="00C36C09"/>
    <w:rsid w:val="00C37839"/>
    <w:rsid w:val="00C37844"/>
    <w:rsid w:val="00C378D4"/>
    <w:rsid w:val="00C40704"/>
    <w:rsid w:val="00C4092E"/>
    <w:rsid w:val="00C40D17"/>
    <w:rsid w:val="00C420F7"/>
    <w:rsid w:val="00C423E7"/>
    <w:rsid w:val="00C42D02"/>
    <w:rsid w:val="00C43453"/>
    <w:rsid w:val="00C43585"/>
    <w:rsid w:val="00C43D5B"/>
    <w:rsid w:val="00C43F74"/>
    <w:rsid w:val="00C447B5"/>
    <w:rsid w:val="00C44E40"/>
    <w:rsid w:val="00C4528F"/>
    <w:rsid w:val="00C452C2"/>
    <w:rsid w:val="00C458BE"/>
    <w:rsid w:val="00C465AB"/>
    <w:rsid w:val="00C467F3"/>
    <w:rsid w:val="00C46AB0"/>
    <w:rsid w:val="00C46CE0"/>
    <w:rsid w:val="00C46F44"/>
    <w:rsid w:val="00C4728E"/>
    <w:rsid w:val="00C47AA1"/>
    <w:rsid w:val="00C47C5C"/>
    <w:rsid w:val="00C47EB5"/>
    <w:rsid w:val="00C503C1"/>
    <w:rsid w:val="00C50524"/>
    <w:rsid w:val="00C509C6"/>
    <w:rsid w:val="00C529C0"/>
    <w:rsid w:val="00C52E7E"/>
    <w:rsid w:val="00C52F92"/>
    <w:rsid w:val="00C5376E"/>
    <w:rsid w:val="00C53E14"/>
    <w:rsid w:val="00C53F4C"/>
    <w:rsid w:val="00C54606"/>
    <w:rsid w:val="00C54729"/>
    <w:rsid w:val="00C54A9A"/>
    <w:rsid w:val="00C54C6F"/>
    <w:rsid w:val="00C54D08"/>
    <w:rsid w:val="00C55258"/>
    <w:rsid w:val="00C5591C"/>
    <w:rsid w:val="00C56B50"/>
    <w:rsid w:val="00C56C0B"/>
    <w:rsid w:val="00C571F8"/>
    <w:rsid w:val="00C57A8F"/>
    <w:rsid w:val="00C57D16"/>
    <w:rsid w:val="00C6017A"/>
    <w:rsid w:val="00C60547"/>
    <w:rsid w:val="00C606F2"/>
    <w:rsid w:val="00C60E7F"/>
    <w:rsid w:val="00C61095"/>
    <w:rsid w:val="00C6127F"/>
    <w:rsid w:val="00C61376"/>
    <w:rsid w:val="00C62251"/>
    <w:rsid w:val="00C62377"/>
    <w:rsid w:val="00C630C8"/>
    <w:rsid w:val="00C63331"/>
    <w:rsid w:val="00C633D3"/>
    <w:rsid w:val="00C64620"/>
    <w:rsid w:val="00C6700A"/>
    <w:rsid w:val="00C675B6"/>
    <w:rsid w:val="00C677A7"/>
    <w:rsid w:val="00C6795E"/>
    <w:rsid w:val="00C7033B"/>
    <w:rsid w:val="00C70495"/>
    <w:rsid w:val="00C720C3"/>
    <w:rsid w:val="00C723C7"/>
    <w:rsid w:val="00C72925"/>
    <w:rsid w:val="00C7295A"/>
    <w:rsid w:val="00C72B2C"/>
    <w:rsid w:val="00C72F1B"/>
    <w:rsid w:val="00C73234"/>
    <w:rsid w:val="00C73437"/>
    <w:rsid w:val="00C738C1"/>
    <w:rsid w:val="00C739FD"/>
    <w:rsid w:val="00C73CD6"/>
    <w:rsid w:val="00C74105"/>
    <w:rsid w:val="00C742E8"/>
    <w:rsid w:val="00C74BB4"/>
    <w:rsid w:val="00C75C80"/>
    <w:rsid w:val="00C765E6"/>
    <w:rsid w:val="00C76626"/>
    <w:rsid w:val="00C767B5"/>
    <w:rsid w:val="00C767FF"/>
    <w:rsid w:val="00C76C79"/>
    <w:rsid w:val="00C76F15"/>
    <w:rsid w:val="00C8074F"/>
    <w:rsid w:val="00C80D5F"/>
    <w:rsid w:val="00C81B3B"/>
    <w:rsid w:val="00C8249D"/>
    <w:rsid w:val="00C82C84"/>
    <w:rsid w:val="00C82D09"/>
    <w:rsid w:val="00C83623"/>
    <w:rsid w:val="00C836CE"/>
    <w:rsid w:val="00C838AC"/>
    <w:rsid w:val="00C83963"/>
    <w:rsid w:val="00C83E47"/>
    <w:rsid w:val="00C85DB0"/>
    <w:rsid w:val="00C87593"/>
    <w:rsid w:val="00C87695"/>
    <w:rsid w:val="00C90704"/>
    <w:rsid w:val="00C913BC"/>
    <w:rsid w:val="00C91CE7"/>
    <w:rsid w:val="00C91D07"/>
    <w:rsid w:val="00C91EE4"/>
    <w:rsid w:val="00C92282"/>
    <w:rsid w:val="00C9257D"/>
    <w:rsid w:val="00C929C2"/>
    <w:rsid w:val="00C92BDB"/>
    <w:rsid w:val="00C93012"/>
    <w:rsid w:val="00C93641"/>
    <w:rsid w:val="00C93826"/>
    <w:rsid w:val="00C95576"/>
    <w:rsid w:val="00C9562F"/>
    <w:rsid w:val="00C95C34"/>
    <w:rsid w:val="00C95EA5"/>
    <w:rsid w:val="00C96505"/>
    <w:rsid w:val="00C968D8"/>
    <w:rsid w:val="00C96CF1"/>
    <w:rsid w:val="00C96D5F"/>
    <w:rsid w:val="00C973BA"/>
    <w:rsid w:val="00C974FA"/>
    <w:rsid w:val="00C97674"/>
    <w:rsid w:val="00C97E6B"/>
    <w:rsid w:val="00CA01E8"/>
    <w:rsid w:val="00CA0956"/>
    <w:rsid w:val="00CA1059"/>
    <w:rsid w:val="00CA1967"/>
    <w:rsid w:val="00CA1C29"/>
    <w:rsid w:val="00CA1DA2"/>
    <w:rsid w:val="00CA2010"/>
    <w:rsid w:val="00CA2B1E"/>
    <w:rsid w:val="00CA32EC"/>
    <w:rsid w:val="00CA37F9"/>
    <w:rsid w:val="00CA435C"/>
    <w:rsid w:val="00CA485C"/>
    <w:rsid w:val="00CA495F"/>
    <w:rsid w:val="00CA4CAF"/>
    <w:rsid w:val="00CA5B22"/>
    <w:rsid w:val="00CA6458"/>
    <w:rsid w:val="00CA68D0"/>
    <w:rsid w:val="00CA6C82"/>
    <w:rsid w:val="00CA7B34"/>
    <w:rsid w:val="00CA7C48"/>
    <w:rsid w:val="00CA7F80"/>
    <w:rsid w:val="00CB04A4"/>
    <w:rsid w:val="00CB0BC2"/>
    <w:rsid w:val="00CB0E95"/>
    <w:rsid w:val="00CB0EFC"/>
    <w:rsid w:val="00CB13BC"/>
    <w:rsid w:val="00CB2151"/>
    <w:rsid w:val="00CB286D"/>
    <w:rsid w:val="00CB2A92"/>
    <w:rsid w:val="00CB2CAE"/>
    <w:rsid w:val="00CB2D85"/>
    <w:rsid w:val="00CB4221"/>
    <w:rsid w:val="00CB4914"/>
    <w:rsid w:val="00CB503D"/>
    <w:rsid w:val="00CB5404"/>
    <w:rsid w:val="00CB58F3"/>
    <w:rsid w:val="00CB60D3"/>
    <w:rsid w:val="00CB6BA3"/>
    <w:rsid w:val="00CB6CBA"/>
    <w:rsid w:val="00CB7BC0"/>
    <w:rsid w:val="00CB7DB7"/>
    <w:rsid w:val="00CC02B2"/>
    <w:rsid w:val="00CC05D8"/>
    <w:rsid w:val="00CC1DAE"/>
    <w:rsid w:val="00CC2638"/>
    <w:rsid w:val="00CC36A1"/>
    <w:rsid w:val="00CC3FAD"/>
    <w:rsid w:val="00CC5656"/>
    <w:rsid w:val="00CC56AB"/>
    <w:rsid w:val="00CC5A76"/>
    <w:rsid w:val="00CC5DF6"/>
    <w:rsid w:val="00CC625D"/>
    <w:rsid w:val="00CC7DE5"/>
    <w:rsid w:val="00CC7E11"/>
    <w:rsid w:val="00CD0502"/>
    <w:rsid w:val="00CD1251"/>
    <w:rsid w:val="00CD160D"/>
    <w:rsid w:val="00CD1911"/>
    <w:rsid w:val="00CD1ABB"/>
    <w:rsid w:val="00CD1E1C"/>
    <w:rsid w:val="00CD283C"/>
    <w:rsid w:val="00CD310D"/>
    <w:rsid w:val="00CD38AD"/>
    <w:rsid w:val="00CD43B5"/>
    <w:rsid w:val="00CD4A12"/>
    <w:rsid w:val="00CD4DEB"/>
    <w:rsid w:val="00CD53FA"/>
    <w:rsid w:val="00CD5785"/>
    <w:rsid w:val="00CD5A34"/>
    <w:rsid w:val="00CD6131"/>
    <w:rsid w:val="00CD6E66"/>
    <w:rsid w:val="00CD6EC8"/>
    <w:rsid w:val="00CD6FC4"/>
    <w:rsid w:val="00CD7E2C"/>
    <w:rsid w:val="00CE027B"/>
    <w:rsid w:val="00CE0289"/>
    <w:rsid w:val="00CE0704"/>
    <w:rsid w:val="00CE07BC"/>
    <w:rsid w:val="00CE0B84"/>
    <w:rsid w:val="00CE0E51"/>
    <w:rsid w:val="00CE175D"/>
    <w:rsid w:val="00CE203E"/>
    <w:rsid w:val="00CE2C60"/>
    <w:rsid w:val="00CE2DAA"/>
    <w:rsid w:val="00CE3A79"/>
    <w:rsid w:val="00CE445C"/>
    <w:rsid w:val="00CE45BF"/>
    <w:rsid w:val="00CE4B5D"/>
    <w:rsid w:val="00CE57F8"/>
    <w:rsid w:val="00CE584B"/>
    <w:rsid w:val="00CE5A45"/>
    <w:rsid w:val="00CE6CE6"/>
    <w:rsid w:val="00CE7211"/>
    <w:rsid w:val="00CE7953"/>
    <w:rsid w:val="00CF06F1"/>
    <w:rsid w:val="00CF0F00"/>
    <w:rsid w:val="00CF10DD"/>
    <w:rsid w:val="00CF17B6"/>
    <w:rsid w:val="00CF18BD"/>
    <w:rsid w:val="00CF2F20"/>
    <w:rsid w:val="00CF36C5"/>
    <w:rsid w:val="00CF3C31"/>
    <w:rsid w:val="00CF43AB"/>
    <w:rsid w:val="00CF45E7"/>
    <w:rsid w:val="00CF5DB8"/>
    <w:rsid w:val="00CF60EF"/>
    <w:rsid w:val="00CF6360"/>
    <w:rsid w:val="00CF6D63"/>
    <w:rsid w:val="00CF7452"/>
    <w:rsid w:val="00CF7EE2"/>
    <w:rsid w:val="00D00027"/>
    <w:rsid w:val="00D007BA"/>
    <w:rsid w:val="00D00908"/>
    <w:rsid w:val="00D009E6"/>
    <w:rsid w:val="00D00D3B"/>
    <w:rsid w:val="00D00EE4"/>
    <w:rsid w:val="00D016A2"/>
    <w:rsid w:val="00D01CA6"/>
    <w:rsid w:val="00D036C2"/>
    <w:rsid w:val="00D0400A"/>
    <w:rsid w:val="00D05447"/>
    <w:rsid w:val="00D0664D"/>
    <w:rsid w:val="00D1036E"/>
    <w:rsid w:val="00D105A9"/>
    <w:rsid w:val="00D10B38"/>
    <w:rsid w:val="00D11859"/>
    <w:rsid w:val="00D12AC4"/>
    <w:rsid w:val="00D131B3"/>
    <w:rsid w:val="00D13757"/>
    <w:rsid w:val="00D13970"/>
    <w:rsid w:val="00D16B55"/>
    <w:rsid w:val="00D17179"/>
    <w:rsid w:val="00D174DC"/>
    <w:rsid w:val="00D20286"/>
    <w:rsid w:val="00D203FA"/>
    <w:rsid w:val="00D20D9D"/>
    <w:rsid w:val="00D21985"/>
    <w:rsid w:val="00D21FC9"/>
    <w:rsid w:val="00D223FF"/>
    <w:rsid w:val="00D22ECE"/>
    <w:rsid w:val="00D233E8"/>
    <w:rsid w:val="00D239E8"/>
    <w:rsid w:val="00D23C80"/>
    <w:rsid w:val="00D24B04"/>
    <w:rsid w:val="00D250AD"/>
    <w:rsid w:val="00D25340"/>
    <w:rsid w:val="00D25506"/>
    <w:rsid w:val="00D25837"/>
    <w:rsid w:val="00D25AFC"/>
    <w:rsid w:val="00D2603E"/>
    <w:rsid w:val="00D3058B"/>
    <w:rsid w:val="00D30B33"/>
    <w:rsid w:val="00D30FE9"/>
    <w:rsid w:val="00D31A68"/>
    <w:rsid w:val="00D31C81"/>
    <w:rsid w:val="00D31F4C"/>
    <w:rsid w:val="00D32076"/>
    <w:rsid w:val="00D32479"/>
    <w:rsid w:val="00D32537"/>
    <w:rsid w:val="00D33189"/>
    <w:rsid w:val="00D332A5"/>
    <w:rsid w:val="00D3488C"/>
    <w:rsid w:val="00D349DD"/>
    <w:rsid w:val="00D35DA9"/>
    <w:rsid w:val="00D35EB9"/>
    <w:rsid w:val="00D35ED1"/>
    <w:rsid w:val="00D3605A"/>
    <w:rsid w:val="00D3730E"/>
    <w:rsid w:val="00D375C2"/>
    <w:rsid w:val="00D37830"/>
    <w:rsid w:val="00D404F8"/>
    <w:rsid w:val="00D410AC"/>
    <w:rsid w:val="00D413A6"/>
    <w:rsid w:val="00D424D9"/>
    <w:rsid w:val="00D4332E"/>
    <w:rsid w:val="00D433AA"/>
    <w:rsid w:val="00D43E72"/>
    <w:rsid w:val="00D448CD"/>
    <w:rsid w:val="00D449CF"/>
    <w:rsid w:val="00D44B0C"/>
    <w:rsid w:val="00D4510F"/>
    <w:rsid w:val="00D45AB7"/>
    <w:rsid w:val="00D45F47"/>
    <w:rsid w:val="00D460A9"/>
    <w:rsid w:val="00D46224"/>
    <w:rsid w:val="00D46324"/>
    <w:rsid w:val="00D46C19"/>
    <w:rsid w:val="00D4715D"/>
    <w:rsid w:val="00D47315"/>
    <w:rsid w:val="00D5028F"/>
    <w:rsid w:val="00D50B97"/>
    <w:rsid w:val="00D50E46"/>
    <w:rsid w:val="00D51677"/>
    <w:rsid w:val="00D51812"/>
    <w:rsid w:val="00D51CDF"/>
    <w:rsid w:val="00D51E33"/>
    <w:rsid w:val="00D5269C"/>
    <w:rsid w:val="00D527A0"/>
    <w:rsid w:val="00D53AF5"/>
    <w:rsid w:val="00D53E0F"/>
    <w:rsid w:val="00D53E22"/>
    <w:rsid w:val="00D556E2"/>
    <w:rsid w:val="00D568C2"/>
    <w:rsid w:val="00D56E24"/>
    <w:rsid w:val="00D56FCE"/>
    <w:rsid w:val="00D5736D"/>
    <w:rsid w:val="00D57DA3"/>
    <w:rsid w:val="00D57F0E"/>
    <w:rsid w:val="00D61235"/>
    <w:rsid w:val="00D61EE4"/>
    <w:rsid w:val="00D621D7"/>
    <w:rsid w:val="00D633D3"/>
    <w:rsid w:val="00D63665"/>
    <w:rsid w:val="00D6407C"/>
    <w:rsid w:val="00D640CD"/>
    <w:rsid w:val="00D64E53"/>
    <w:rsid w:val="00D64F91"/>
    <w:rsid w:val="00D650F7"/>
    <w:rsid w:val="00D6557B"/>
    <w:rsid w:val="00D656A8"/>
    <w:rsid w:val="00D662A3"/>
    <w:rsid w:val="00D664C3"/>
    <w:rsid w:val="00D666C0"/>
    <w:rsid w:val="00D670FD"/>
    <w:rsid w:val="00D671D5"/>
    <w:rsid w:val="00D67B69"/>
    <w:rsid w:val="00D67C14"/>
    <w:rsid w:val="00D70B31"/>
    <w:rsid w:val="00D70CE5"/>
    <w:rsid w:val="00D70D79"/>
    <w:rsid w:val="00D71448"/>
    <w:rsid w:val="00D7149C"/>
    <w:rsid w:val="00D71AB8"/>
    <w:rsid w:val="00D71D59"/>
    <w:rsid w:val="00D71E36"/>
    <w:rsid w:val="00D71E89"/>
    <w:rsid w:val="00D722B3"/>
    <w:rsid w:val="00D72517"/>
    <w:rsid w:val="00D730C4"/>
    <w:rsid w:val="00D73A1A"/>
    <w:rsid w:val="00D73CCC"/>
    <w:rsid w:val="00D73E3E"/>
    <w:rsid w:val="00D73EB3"/>
    <w:rsid w:val="00D74BFF"/>
    <w:rsid w:val="00D74CBC"/>
    <w:rsid w:val="00D75DD1"/>
    <w:rsid w:val="00D764B0"/>
    <w:rsid w:val="00D774DF"/>
    <w:rsid w:val="00D777A4"/>
    <w:rsid w:val="00D77807"/>
    <w:rsid w:val="00D77AB1"/>
    <w:rsid w:val="00D80EA4"/>
    <w:rsid w:val="00D81C23"/>
    <w:rsid w:val="00D81DFC"/>
    <w:rsid w:val="00D827DF"/>
    <w:rsid w:val="00D82D0C"/>
    <w:rsid w:val="00D82E48"/>
    <w:rsid w:val="00D84EDA"/>
    <w:rsid w:val="00D8516F"/>
    <w:rsid w:val="00D85282"/>
    <w:rsid w:val="00D8590A"/>
    <w:rsid w:val="00D85DEF"/>
    <w:rsid w:val="00D85E56"/>
    <w:rsid w:val="00D86866"/>
    <w:rsid w:val="00D869DD"/>
    <w:rsid w:val="00D86BCE"/>
    <w:rsid w:val="00D86DFC"/>
    <w:rsid w:val="00D8736C"/>
    <w:rsid w:val="00D90659"/>
    <w:rsid w:val="00D91699"/>
    <w:rsid w:val="00D91758"/>
    <w:rsid w:val="00D919B5"/>
    <w:rsid w:val="00D921FA"/>
    <w:rsid w:val="00D9247C"/>
    <w:rsid w:val="00D924E6"/>
    <w:rsid w:val="00D92C82"/>
    <w:rsid w:val="00D92E82"/>
    <w:rsid w:val="00D936EF"/>
    <w:rsid w:val="00D939ED"/>
    <w:rsid w:val="00D95855"/>
    <w:rsid w:val="00D960F9"/>
    <w:rsid w:val="00D96B6E"/>
    <w:rsid w:val="00D97393"/>
    <w:rsid w:val="00D976C7"/>
    <w:rsid w:val="00DA05D1"/>
    <w:rsid w:val="00DA070A"/>
    <w:rsid w:val="00DA0750"/>
    <w:rsid w:val="00DA0E37"/>
    <w:rsid w:val="00DA35AD"/>
    <w:rsid w:val="00DA3871"/>
    <w:rsid w:val="00DA3B73"/>
    <w:rsid w:val="00DA42FF"/>
    <w:rsid w:val="00DA4798"/>
    <w:rsid w:val="00DA5547"/>
    <w:rsid w:val="00DA562F"/>
    <w:rsid w:val="00DA5E60"/>
    <w:rsid w:val="00DA603B"/>
    <w:rsid w:val="00DA6912"/>
    <w:rsid w:val="00DA6E18"/>
    <w:rsid w:val="00DA707A"/>
    <w:rsid w:val="00DA790F"/>
    <w:rsid w:val="00DA7CFD"/>
    <w:rsid w:val="00DA7F9C"/>
    <w:rsid w:val="00DB0877"/>
    <w:rsid w:val="00DB20D1"/>
    <w:rsid w:val="00DB3DFA"/>
    <w:rsid w:val="00DB3E3D"/>
    <w:rsid w:val="00DB4156"/>
    <w:rsid w:val="00DB43BB"/>
    <w:rsid w:val="00DB54AA"/>
    <w:rsid w:val="00DB593F"/>
    <w:rsid w:val="00DB5D39"/>
    <w:rsid w:val="00DB6542"/>
    <w:rsid w:val="00DB6944"/>
    <w:rsid w:val="00DB6C22"/>
    <w:rsid w:val="00DB7A93"/>
    <w:rsid w:val="00DB7D53"/>
    <w:rsid w:val="00DB7F36"/>
    <w:rsid w:val="00DC028D"/>
    <w:rsid w:val="00DC053A"/>
    <w:rsid w:val="00DC0D5A"/>
    <w:rsid w:val="00DC10DB"/>
    <w:rsid w:val="00DC17A2"/>
    <w:rsid w:val="00DC1B38"/>
    <w:rsid w:val="00DC2BE9"/>
    <w:rsid w:val="00DC2BEF"/>
    <w:rsid w:val="00DC3442"/>
    <w:rsid w:val="00DC36B1"/>
    <w:rsid w:val="00DC39A4"/>
    <w:rsid w:val="00DC3C1E"/>
    <w:rsid w:val="00DC449D"/>
    <w:rsid w:val="00DC44C7"/>
    <w:rsid w:val="00DC49B4"/>
    <w:rsid w:val="00DC4B87"/>
    <w:rsid w:val="00DC5B87"/>
    <w:rsid w:val="00DC5E1F"/>
    <w:rsid w:val="00DC6070"/>
    <w:rsid w:val="00DC6085"/>
    <w:rsid w:val="00DC6183"/>
    <w:rsid w:val="00DC76D5"/>
    <w:rsid w:val="00DC7E2F"/>
    <w:rsid w:val="00DC7F2E"/>
    <w:rsid w:val="00DD07E3"/>
    <w:rsid w:val="00DD1107"/>
    <w:rsid w:val="00DD2153"/>
    <w:rsid w:val="00DD24D8"/>
    <w:rsid w:val="00DD2557"/>
    <w:rsid w:val="00DD2616"/>
    <w:rsid w:val="00DD327E"/>
    <w:rsid w:val="00DD35B1"/>
    <w:rsid w:val="00DD3863"/>
    <w:rsid w:val="00DD3B71"/>
    <w:rsid w:val="00DD4684"/>
    <w:rsid w:val="00DD4734"/>
    <w:rsid w:val="00DD4E54"/>
    <w:rsid w:val="00DD5CB1"/>
    <w:rsid w:val="00DD5D73"/>
    <w:rsid w:val="00DD65A4"/>
    <w:rsid w:val="00DD6CAE"/>
    <w:rsid w:val="00DD737B"/>
    <w:rsid w:val="00DE02E8"/>
    <w:rsid w:val="00DE06F1"/>
    <w:rsid w:val="00DE0F0B"/>
    <w:rsid w:val="00DE1B85"/>
    <w:rsid w:val="00DE250B"/>
    <w:rsid w:val="00DE264F"/>
    <w:rsid w:val="00DE29B7"/>
    <w:rsid w:val="00DE2D2E"/>
    <w:rsid w:val="00DE375D"/>
    <w:rsid w:val="00DE457F"/>
    <w:rsid w:val="00DE4DA2"/>
    <w:rsid w:val="00DE522D"/>
    <w:rsid w:val="00DE5B22"/>
    <w:rsid w:val="00DE61F8"/>
    <w:rsid w:val="00DE6F35"/>
    <w:rsid w:val="00DE7AED"/>
    <w:rsid w:val="00DE7CAC"/>
    <w:rsid w:val="00DF14D3"/>
    <w:rsid w:val="00DF1A1C"/>
    <w:rsid w:val="00DF1D6E"/>
    <w:rsid w:val="00DF208C"/>
    <w:rsid w:val="00DF208F"/>
    <w:rsid w:val="00DF2442"/>
    <w:rsid w:val="00DF2B56"/>
    <w:rsid w:val="00DF2BBA"/>
    <w:rsid w:val="00DF32B2"/>
    <w:rsid w:val="00DF49FE"/>
    <w:rsid w:val="00DF56F3"/>
    <w:rsid w:val="00DF6D2A"/>
    <w:rsid w:val="00DF7072"/>
    <w:rsid w:val="00DF7467"/>
    <w:rsid w:val="00DF765B"/>
    <w:rsid w:val="00DF7702"/>
    <w:rsid w:val="00DF7C6E"/>
    <w:rsid w:val="00E0021B"/>
    <w:rsid w:val="00E0114A"/>
    <w:rsid w:val="00E0161E"/>
    <w:rsid w:val="00E04261"/>
    <w:rsid w:val="00E043D6"/>
    <w:rsid w:val="00E04AD5"/>
    <w:rsid w:val="00E05E0D"/>
    <w:rsid w:val="00E0616E"/>
    <w:rsid w:val="00E061AF"/>
    <w:rsid w:val="00E06492"/>
    <w:rsid w:val="00E06799"/>
    <w:rsid w:val="00E06A7D"/>
    <w:rsid w:val="00E07434"/>
    <w:rsid w:val="00E0766E"/>
    <w:rsid w:val="00E10140"/>
    <w:rsid w:val="00E10B07"/>
    <w:rsid w:val="00E113E2"/>
    <w:rsid w:val="00E114A2"/>
    <w:rsid w:val="00E116C4"/>
    <w:rsid w:val="00E123FA"/>
    <w:rsid w:val="00E13273"/>
    <w:rsid w:val="00E133D7"/>
    <w:rsid w:val="00E1402C"/>
    <w:rsid w:val="00E14061"/>
    <w:rsid w:val="00E1456A"/>
    <w:rsid w:val="00E1464D"/>
    <w:rsid w:val="00E14CBD"/>
    <w:rsid w:val="00E14DDC"/>
    <w:rsid w:val="00E14E75"/>
    <w:rsid w:val="00E15072"/>
    <w:rsid w:val="00E1561B"/>
    <w:rsid w:val="00E1584D"/>
    <w:rsid w:val="00E15942"/>
    <w:rsid w:val="00E16848"/>
    <w:rsid w:val="00E16B64"/>
    <w:rsid w:val="00E16D0D"/>
    <w:rsid w:val="00E16E9D"/>
    <w:rsid w:val="00E17369"/>
    <w:rsid w:val="00E173D8"/>
    <w:rsid w:val="00E17B2D"/>
    <w:rsid w:val="00E17F14"/>
    <w:rsid w:val="00E20691"/>
    <w:rsid w:val="00E20DAD"/>
    <w:rsid w:val="00E21CA8"/>
    <w:rsid w:val="00E22E5B"/>
    <w:rsid w:val="00E230A8"/>
    <w:rsid w:val="00E2325C"/>
    <w:rsid w:val="00E23FC8"/>
    <w:rsid w:val="00E24F6F"/>
    <w:rsid w:val="00E2501B"/>
    <w:rsid w:val="00E256D3"/>
    <w:rsid w:val="00E2597C"/>
    <w:rsid w:val="00E25AFA"/>
    <w:rsid w:val="00E25EC7"/>
    <w:rsid w:val="00E260F1"/>
    <w:rsid w:val="00E26A55"/>
    <w:rsid w:val="00E271C6"/>
    <w:rsid w:val="00E274C3"/>
    <w:rsid w:val="00E2793C"/>
    <w:rsid w:val="00E30952"/>
    <w:rsid w:val="00E30CCE"/>
    <w:rsid w:val="00E30CF1"/>
    <w:rsid w:val="00E3127E"/>
    <w:rsid w:val="00E32728"/>
    <w:rsid w:val="00E3287D"/>
    <w:rsid w:val="00E32913"/>
    <w:rsid w:val="00E32B03"/>
    <w:rsid w:val="00E330E1"/>
    <w:rsid w:val="00E3388C"/>
    <w:rsid w:val="00E349A2"/>
    <w:rsid w:val="00E34C7F"/>
    <w:rsid w:val="00E34D5E"/>
    <w:rsid w:val="00E3530F"/>
    <w:rsid w:val="00E354AC"/>
    <w:rsid w:val="00E3562A"/>
    <w:rsid w:val="00E35980"/>
    <w:rsid w:val="00E36E1C"/>
    <w:rsid w:val="00E40BDF"/>
    <w:rsid w:val="00E41323"/>
    <w:rsid w:val="00E415CD"/>
    <w:rsid w:val="00E41E37"/>
    <w:rsid w:val="00E41E88"/>
    <w:rsid w:val="00E422D6"/>
    <w:rsid w:val="00E4256A"/>
    <w:rsid w:val="00E428F4"/>
    <w:rsid w:val="00E42A10"/>
    <w:rsid w:val="00E43466"/>
    <w:rsid w:val="00E440B6"/>
    <w:rsid w:val="00E45537"/>
    <w:rsid w:val="00E45CE1"/>
    <w:rsid w:val="00E45E7D"/>
    <w:rsid w:val="00E46650"/>
    <w:rsid w:val="00E46D26"/>
    <w:rsid w:val="00E471E3"/>
    <w:rsid w:val="00E47618"/>
    <w:rsid w:val="00E47C8E"/>
    <w:rsid w:val="00E47E9F"/>
    <w:rsid w:val="00E50898"/>
    <w:rsid w:val="00E51584"/>
    <w:rsid w:val="00E51AA3"/>
    <w:rsid w:val="00E51AA9"/>
    <w:rsid w:val="00E51C5B"/>
    <w:rsid w:val="00E522E0"/>
    <w:rsid w:val="00E52711"/>
    <w:rsid w:val="00E52D03"/>
    <w:rsid w:val="00E52F4B"/>
    <w:rsid w:val="00E532EA"/>
    <w:rsid w:val="00E53ADA"/>
    <w:rsid w:val="00E54137"/>
    <w:rsid w:val="00E543A4"/>
    <w:rsid w:val="00E54CE9"/>
    <w:rsid w:val="00E54DED"/>
    <w:rsid w:val="00E54E66"/>
    <w:rsid w:val="00E55083"/>
    <w:rsid w:val="00E5511B"/>
    <w:rsid w:val="00E559E2"/>
    <w:rsid w:val="00E55E81"/>
    <w:rsid w:val="00E56002"/>
    <w:rsid w:val="00E56783"/>
    <w:rsid w:val="00E578C3"/>
    <w:rsid w:val="00E57A1F"/>
    <w:rsid w:val="00E6006A"/>
    <w:rsid w:val="00E60237"/>
    <w:rsid w:val="00E608F5"/>
    <w:rsid w:val="00E60ABB"/>
    <w:rsid w:val="00E61BC8"/>
    <w:rsid w:val="00E61DC4"/>
    <w:rsid w:val="00E61E44"/>
    <w:rsid w:val="00E62373"/>
    <w:rsid w:val="00E62563"/>
    <w:rsid w:val="00E62564"/>
    <w:rsid w:val="00E62915"/>
    <w:rsid w:val="00E63A89"/>
    <w:rsid w:val="00E640FD"/>
    <w:rsid w:val="00E64415"/>
    <w:rsid w:val="00E658BD"/>
    <w:rsid w:val="00E669ED"/>
    <w:rsid w:val="00E67649"/>
    <w:rsid w:val="00E67AAD"/>
    <w:rsid w:val="00E7016B"/>
    <w:rsid w:val="00E704E7"/>
    <w:rsid w:val="00E72337"/>
    <w:rsid w:val="00E725E7"/>
    <w:rsid w:val="00E72734"/>
    <w:rsid w:val="00E72870"/>
    <w:rsid w:val="00E72D19"/>
    <w:rsid w:val="00E72D81"/>
    <w:rsid w:val="00E7335C"/>
    <w:rsid w:val="00E73390"/>
    <w:rsid w:val="00E73433"/>
    <w:rsid w:val="00E73A78"/>
    <w:rsid w:val="00E73FF9"/>
    <w:rsid w:val="00E7400C"/>
    <w:rsid w:val="00E76376"/>
    <w:rsid w:val="00E76589"/>
    <w:rsid w:val="00E76AFE"/>
    <w:rsid w:val="00E772D2"/>
    <w:rsid w:val="00E77E43"/>
    <w:rsid w:val="00E80667"/>
    <w:rsid w:val="00E80695"/>
    <w:rsid w:val="00E806B9"/>
    <w:rsid w:val="00E811E5"/>
    <w:rsid w:val="00E830E6"/>
    <w:rsid w:val="00E8346F"/>
    <w:rsid w:val="00E835D6"/>
    <w:rsid w:val="00E8386F"/>
    <w:rsid w:val="00E8392D"/>
    <w:rsid w:val="00E8496A"/>
    <w:rsid w:val="00E84C07"/>
    <w:rsid w:val="00E84EEA"/>
    <w:rsid w:val="00E853AC"/>
    <w:rsid w:val="00E86173"/>
    <w:rsid w:val="00E86597"/>
    <w:rsid w:val="00E866CC"/>
    <w:rsid w:val="00E8727B"/>
    <w:rsid w:val="00E90717"/>
    <w:rsid w:val="00E90CAF"/>
    <w:rsid w:val="00E91DC7"/>
    <w:rsid w:val="00E9228E"/>
    <w:rsid w:val="00E9323C"/>
    <w:rsid w:val="00E93280"/>
    <w:rsid w:val="00E9392C"/>
    <w:rsid w:val="00E93B31"/>
    <w:rsid w:val="00E9416D"/>
    <w:rsid w:val="00E9548A"/>
    <w:rsid w:val="00E95831"/>
    <w:rsid w:val="00E9625D"/>
    <w:rsid w:val="00E9661B"/>
    <w:rsid w:val="00E97310"/>
    <w:rsid w:val="00E973D0"/>
    <w:rsid w:val="00E97469"/>
    <w:rsid w:val="00EA08B1"/>
    <w:rsid w:val="00EA0EDA"/>
    <w:rsid w:val="00EA2423"/>
    <w:rsid w:val="00EA2722"/>
    <w:rsid w:val="00EA3538"/>
    <w:rsid w:val="00EA3CFB"/>
    <w:rsid w:val="00EA61F2"/>
    <w:rsid w:val="00EA7DFA"/>
    <w:rsid w:val="00EA7FB3"/>
    <w:rsid w:val="00EB033E"/>
    <w:rsid w:val="00EB0B9E"/>
    <w:rsid w:val="00EB111A"/>
    <w:rsid w:val="00EB12DF"/>
    <w:rsid w:val="00EB196F"/>
    <w:rsid w:val="00EB19C0"/>
    <w:rsid w:val="00EB1FDC"/>
    <w:rsid w:val="00EB246D"/>
    <w:rsid w:val="00EB2C5F"/>
    <w:rsid w:val="00EB3AF6"/>
    <w:rsid w:val="00EB3E61"/>
    <w:rsid w:val="00EB4360"/>
    <w:rsid w:val="00EB4A92"/>
    <w:rsid w:val="00EB5246"/>
    <w:rsid w:val="00EB5AE1"/>
    <w:rsid w:val="00EB5E3C"/>
    <w:rsid w:val="00EB63F9"/>
    <w:rsid w:val="00EB6633"/>
    <w:rsid w:val="00EB6940"/>
    <w:rsid w:val="00EB7E49"/>
    <w:rsid w:val="00EC01C9"/>
    <w:rsid w:val="00EC02C1"/>
    <w:rsid w:val="00EC0964"/>
    <w:rsid w:val="00EC0AA9"/>
    <w:rsid w:val="00EC0DD3"/>
    <w:rsid w:val="00EC11A7"/>
    <w:rsid w:val="00EC1DC0"/>
    <w:rsid w:val="00EC1DC9"/>
    <w:rsid w:val="00EC20F6"/>
    <w:rsid w:val="00EC273A"/>
    <w:rsid w:val="00EC3162"/>
    <w:rsid w:val="00EC31F0"/>
    <w:rsid w:val="00EC4445"/>
    <w:rsid w:val="00EC4AE6"/>
    <w:rsid w:val="00EC4AF5"/>
    <w:rsid w:val="00EC4E5D"/>
    <w:rsid w:val="00EC65BE"/>
    <w:rsid w:val="00EC66C2"/>
    <w:rsid w:val="00EC68BA"/>
    <w:rsid w:val="00EC6A96"/>
    <w:rsid w:val="00EC6D7D"/>
    <w:rsid w:val="00EC706F"/>
    <w:rsid w:val="00EC70B1"/>
    <w:rsid w:val="00EC70F1"/>
    <w:rsid w:val="00EC78BE"/>
    <w:rsid w:val="00EC790E"/>
    <w:rsid w:val="00EC7B43"/>
    <w:rsid w:val="00EC7CF0"/>
    <w:rsid w:val="00ED03DD"/>
    <w:rsid w:val="00ED0962"/>
    <w:rsid w:val="00ED0F41"/>
    <w:rsid w:val="00ED13C3"/>
    <w:rsid w:val="00ED1567"/>
    <w:rsid w:val="00ED18F7"/>
    <w:rsid w:val="00ED2004"/>
    <w:rsid w:val="00ED29AE"/>
    <w:rsid w:val="00ED2B44"/>
    <w:rsid w:val="00ED311B"/>
    <w:rsid w:val="00ED3B66"/>
    <w:rsid w:val="00ED3CC8"/>
    <w:rsid w:val="00ED3E4B"/>
    <w:rsid w:val="00ED44CE"/>
    <w:rsid w:val="00ED464B"/>
    <w:rsid w:val="00ED4D51"/>
    <w:rsid w:val="00ED4E47"/>
    <w:rsid w:val="00ED5859"/>
    <w:rsid w:val="00ED5AEE"/>
    <w:rsid w:val="00ED5CCA"/>
    <w:rsid w:val="00ED6D40"/>
    <w:rsid w:val="00ED7C91"/>
    <w:rsid w:val="00EE000F"/>
    <w:rsid w:val="00EE039A"/>
    <w:rsid w:val="00EE054A"/>
    <w:rsid w:val="00EE18BD"/>
    <w:rsid w:val="00EE18E3"/>
    <w:rsid w:val="00EE2CA2"/>
    <w:rsid w:val="00EE372C"/>
    <w:rsid w:val="00EE3CE9"/>
    <w:rsid w:val="00EE3F63"/>
    <w:rsid w:val="00EE444A"/>
    <w:rsid w:val="00EE481E"/>
    <w:rsid w:val="00EE5EF7"/>
    <w:rsid w:val="00EE6230"/>
    <w:rsid w:val="00EE7624"/>
    <w:rsid w:val="00EE78DC"/>
    <w:rsid w:val="00EE7D2C"/>
    <w:rsid w:val="00EF01EF"/>
    <w:rsid w:val="00EF06AE"/>
    <w:rsid w:val="00EF06BB"/>
    <w:rsid w:val="00EF155C"/>
    <w:rsid w:val="00EF1B87"/>
    <w:rsid w:val="00EF1FD1"/>
    <w:rsid w:val="00EF2204"/>
    <w:rsid w:val="00EF242A"/>
    <w:rsid w:val="00EF24B5"/>
    <w:rsid w:val="00EF2656"/>
    <w:rsid w:val="00EF2EF1"/>
    <w:rsid w:val="00EF381D"/>
    <w:rsid w:val="00EF3C17"/>
    <w:rsid w:val="00EF403B"/>
    <w:rsid w:val="00EF439E"/>
    <w:rsid w:val="00EF5E11"/>
    <w:rsid w:val="00EF68AA"/>
    <w:rsid w:val="00EF691D"/>
    <w:rsid w:val="00EF744A"/>
    <w:rsid w:val="00EF7949"/>
    <w:rsid w:val="00EF7AB6"/>
    <w:rsid w:val="00F001F7"/>
    <w:rsid w:val="00F0050C"/>
    <w:rsid w:val="00F00779"/>
    <w:rsid w:val="00F013A1"/>
    <w:rsid w:val="00F01D9D"/>
    <w:rsid w:val="00F01ECB"/>
    <w:rsid w:val="00F01ECC"/>
    <w:rsid w:val="00F02276"/>
    <w:rsid w:val="00F0299D"/>
    <w:rsid w:val="00F02B59"/>
    <w:rsid w:val="00F02DBF"/>
    <w:rsid w:val="00F02F2B"/>
    <w:rsid w:val="00F02FDA"/>
    <w:rsid w:val="00F03935"/>
    <w:rsid w:val="00F03B6B"/>
    <w:rsid w:val="00F03F85"/>
    <w:rsid w:val="00F0419F"/>
    <w:rsid w:val="00F04992"/>
    <w:rsid w:val="00F05784"/>
    <w:rsid w:val="00F06824"/>
    <w:rsid w:val="00F1089B"/>
    <w:rsid w:val="00F110C3"/>
    <w:rsid w:val="00F1156C"/>
    <w:rsid w:val="00F1229A"/>
    <w:rsid w:val="00F1302A"/>
    <w:rsid w:val="00F135C0"/>
    <w:rsid w:val="00F139CA"/>
    <w:rsid w:val="00F13D10"/>
    <w:rsid w:val="00F14078"/>
    <w:rsid w:val="00F14381"/>
    <w:rsid w:val="00F1440C"/>
    <w:rsid w:val="00F14855"/>
    <w:rsid w:val="00F15764"/>
    <w:rsid w:val="00F1627F"/>
    <w:rsid w:val="00F165F0"/>
    <w:rsid w:val="00F16B8B"/>
    <w:rsid w:val="00F17886"/>
    <w:rsid w:val="00F20504"/>
    <w:rsid w:val="00F211D1"/>
    <w:rsid w:val="00F215C2"/>
    <w:rsid w:val="00F218A7"/>
    <w:rsid w:val="00F219DF"/>
    <w:rsid w:val="00F22798"/>
    <w:rsid w:val="00F22A64"/>
    <w:rsid w:val="00F22D39"/>
    <w:rsid w:val="00F238CF"/>
    <w:rsid w:val="00F23D63"/>
    <w:rsid w:val="00F248AB"/>
    <w:rsid w:val="00F25638"/>
    <w:rsid w:val="00F25798"/>
    <w:rsid w:val="00F25825"/>
    <w:rsid w:val="00F260AF"/>
    <w:rsid w:val="00F27653"/>
    <w:rsid w:val="00F3091A"/>
    <w:rsid w:val="00F30AF4"/>
    <w:rsid w:val="00F316ED"/>
    <w:rsid w:val="00F31754"/>
    <w:rsid w:val="00F31976"/>
    <w:rsid w:val="00F31DBF"/>
    <w:rsid w:val="00F31F9A"/>
    <w:rsid w:val="00F32106"/>
    <w:rsid w:val="00F324FF"/>
    <w:rsid w:val="00F32B9B"/>
    <w:rsid w:val="00F32E8E"/>
    <w:rsid w:val="00F331DE"/>
    <w:rsid w:val="00F33B3E"/>
    <w:rsid w:val="00F34245"/>
    <w:rsid w:val="00F344E1"/>
    <w:rsid w:val="00F3473F"/>
    <w:rsid w:val="00F34D6F"/>
    <w:rsid w:val="00F356C4"/>
    <w:rsid w:val="00F37C22"/>
    <w:rsid w:val="00F403B0"/>
    <w:rsid w:val="00F40CD8"/>
    <w:rsid w:val="00F40CE3"/>
    <w:rsid w:val="00F41116"/>
    <w:rsid w:val="00F41909"/>
    <w:rsid w:val="00F41F01"/>
    <w:rsid w:val="00F41F89"/>
    <w:rsid w:val="00F42192"/>
    <w:rsid w:val="00F42BCB"/>
    <w:rsid w:val="00F43479"/>
    <w:rsid w:val="00F436D6"/>
    <w:rsid w:val="00F43E19"/>
    <w:rsid w:val="00F441A9"/>
    <w:rsid w:val="00F44912"/>
    <w:rsid w:val="00F449C0"/>
    <w:rsid w:val="00F44F1E"/>
    <w:rsid w:val="00F45526"/>
    <w:rsid w:val="00F45826"/>
    <w:rsid w:val="00F45F1F"/>
    <w:rsid w:val="00F45FC9"/>
    <w:rsid w:val="00F463CD"/>
    <w:rsid w:val="00F46408"/>
    <w:rsid w:val="00F4653A"/>
    <w:rsid w:val="00F46AE6"/>
    <w:rsid w:val="00F46BEB"/>
    <w:rsid w:val="00F46C65"/>
    <w:rsid w:val="00F46D00"/>
    <w:rsid w:val="00F477CC"/>
    <w:rsid w:val="00F47D3F"/>
    <w:rsid w:val="00F47FE8"/>
    <w:rsid w:val="00F50914"/>
    <w:rsid w:val="00F50B02"/>
    <w:rsid w:val="00F51437"/>
    <w:rsid w:val="00F51CCD"/>
    <w:rsid w:val="00F51F77"/>
    <w:rsid w:val="00F5235B"/>
    <w:rsid w:val="00F52636"/>
    <w:rsid w:val="00F52B22"/>
    <w:rsid w:val="00F53B15"/>
    <w:rsid w:val="00F53E3A"/>
    <w:rsid w:val="00F54144"/>
    <w:rsid w:val="00F54BAD"/>
    <w:rsid w:val="00F54BD2"/>
    <w:rsid w:val="00F5534F"/>
    <w:rsid w:val="00F553FA"/>
    <w:rsid w:val="00F55824"/>
    <w:rsid w:val="00F55D44"/>
    <w:rsid w:val="00F55E12"/>
    <w:rsid w:val="00F568CF"/>
    <w:rsid w:val="00F56CBB"/>
    <w:rsid w:val="00F572CE"/>
    <w:rsid w:val="00F57452"/>
    <w:rsid w:val="00F574B4"/>
    <w:rsid w:val="00F57729"/>
    <w:rsid w:val="00F60863"/>
    <w:rsid w:val="00F60999"/>
    <w:rsid w:val="00F61F08"/>
    <w:rsid w:val="00F62C0E"/>
    <w:rsid w:val="00F63881"/>
    <w:rsid w:val="00F63B96"/>
    <w:rsid w:val="00F63C70"/>
    <w:rsid w:val="00F63DDA"/>
    <w:rsid w:val="00F64008"/>
    <w:rsid w:val="00F64EF6"/>
    <w:rsid w:val="00F64FE9"/>
    <w:rsid w:val="00F65412"/>
    <w:rsid w:val="00F65B7F"/>
    <w:rsid w:val="00F65E9E"/>
    <w:rsid w:val="00F6620B"/>
    <w:rsid w:val="00F663E8"/>
    <w:rsid w:val="00F66BBF"/>
    <w:rsid w:val="00F671BB"/>
    <w:rsid w:val="00F672B9"/>
    <w:rsid w:val="00F67B76"/>
    <w:rsid w:val="00F70749"/>
    <w:rsid w:val="00F70A04"/>
    <w:rsid w:val="00F70C2E"/>
    <w:rsid w:val="00F7120C"/>
    <w:rsid w:val="00F7154C"/>
    <w:rsid w:val="00F71FB5"/>
    <w:rsid w:val="00F7217C"/>
    <w:rsid w:val="00F7221A"/>
    <w:rsid w:val="00F72BFC"/>
    <w:rsid w:val="00F73509"/>
    <w:rsid w:val="00F73C2F"/>
    <w:rsid w:val="00F73CA9"/>
    <w:rsid w:val="00F74306"/>
    <w:rsid w:val="00F7438B"/>
    <w:rsid w:val="00F743A7"/>
    <w:rsid w:val="00F743DB"/>
    <w:rsid w:val="00F743EE"/>
    <w:rsid w:val="00F74519"/>
    <w:rsid w:val="00F7549B"/>
    <w:rsid w:val="00F75B1A"/>
    <w:rsid w:val="00F75BE2"/>
    <w:rsid w:val="00F75CCA"/>
    <w:rsid w:val="00F75D59"/>
    <w:rsid w:val="00F76955"/>
    <w:rsid w:val="00F77229"/>
    <w:rsid w:val="00F77359"/>
    <w:rsid w:val="00F8080D"/>
    <w:rsid w:val="00F80A0B"/>
    <w:rsid w:val="00F80E72"/>
    <w:rsid w:val="00F80EE6"/>
    <w:rsid w:val="00F819A2"/>
    <w:rsid w:val="00F83795"/>
    <w:rsid w:val="00F8413C"/>
    <w:rsid w:val="00F84200"/>
    <w:rsid w:val="00F8461A"/>
    <w:rsid w:val="00F84EEF"/>
    <w:rsid w:val="00F84F85"/>
    <w:rsid w:val="00F853C6"/>
    <w:rsid w:val="00F8564E"/>
    <w:rsid w:val="00F85B26"/>
    <w:rsid w:val="00F85D4D"/>
    <w:rsid w:val="00F8637C"/>
    <w:rsid w:val="00F86C0D"/>
    <w:rsid w:val="00F86EB6"/>
    <w:rsid w:val="00F87304"/>
    <w:rsid w:val="00F873B6"/>
    <w:rsid w:val="00F87CA9"/>
    <w:rsid w:val="00F87E26"/>
    <w:rsid w:val="00F90061"/>
    <w:rsid w:val="00F9006F"/>
    <w:rsid w:val="00F909B4"/>
    <w:rsid w:val="00F90A3D"/>
    <w:rsid w:val="00F9109C"/>
    <w:rsid w:val="00F920BC"/>
    <w:rsid w:val="00F929B2"/>
    <w:rsid w:val="00F92A82"/>
    <w:rsid w:val="00F92C27"/>
    <w:rsid w:val="00F92EED"/>
    <w:rsid w:val="00F93E57"/>
    <w:rsid w:val="00F94629"/>
    <w:rsid w:val="00F95B48"/>
    <w:rsid w:val="00F964A3"/>
    <w:rsid w:val="00F9652F"/>
    <w:rsid w:val="00F97139"/>
    <w:rsid w:val="00F9733B"/>
    <w:rsid w:val="00F97394"/>
    <w:rsid w:val="00F97ABC"/>
    <w:rsid w:val="00FA0A5C"/>
    <w:rsid w:val="00FA0E86"/>
    <w:rsid w:val="00FA16C2"/>
    <w:rsid w:val="00FA241C"/>
    <w:rsid w:val="00FA2880"/>
    <w:rsid w:val="00FA2AA8"/>
    <w:rsid w:val="00FA2B25"/>
    <w:rsid w:val="00FA2E30"/>
    <w:rsid w:val="00FA2FED"/>
    <w:rsid w:val="00FA3F51"/>
    <w:rsid w:val="00FA4295"/>
    <w:rsid w:val="00FA4944"/>
    <w:rsid w:val="00FA4A43"/>
    <w:rsid w:val="00FA4C44"/>
    <w:rsid w:val="00FA681B"/>
    <w:rsid w:val="00FA6AD3"/>
    <w:rsid w:val="00FA6E67"/>
    <w:rsid w:val="00FB0284"/>
    <w:rsid w:val="00FB0A2B"/>
    <w:rsid w:val="00FB0EDB"/>
    <w:rsid w:val="00FB0FF3"/>
    <w:rsid w:val="00FB26FC"/>
    <w:rsid w:val="00FB28D1"/>
    <w:rsid w:val="00FB2B0F"/>
    <w:rsid w:val="00FB363D"/>
    <w:rsid w:val="00FB4409"/>
    <w:rsid w:val="00FB5AD3"/>
    <w:rsid w:val="00FB603C"/>
    <w:rsid w:val="00FB6DE0"/>
    <w:rsid w:val="00FB727C"/>
    <w:rsid w:val="00FB7364"/>
    <w:rsid w:val="00FB7A11"/>
    <w:rsid w:val="00FB7AFB"/>
    <w:rsid w:val="00FB7D0D"/>
    <w:rsid w:val="00FC0107"/>
    <w:rsid w:val="00FC0AC0"/>
    <w:rsid w:val="00FC18C1"/>
    <w:rsid w:val="00FC1DC8"/>
    <w:rsid w:val="00FC213D"/>
    <w:rsid w:val="00FC2A76"/>
    <w:rsid w:val="00FC33CD"/>
    <w:rsid w:val="00FC3509"/>
    <w:rsid w:val="00FC35E3"/>
    <w:rsid w:val="00FC4140"/>
    <w:rsid w:val="00FC4210"/>
    <w:rsid w:val="00FC4633"/>
    <w:rsid w:val="00FC4827"/>
    <w:rsid w:val="00FC4FC4"/>
    <w:rsid w:val="00FC651B"/>
    <w:rsid w:val="00FC6CC2"/>
    <w:rsid w:val="00FC7046"/>
    <w:rsid w:val="00FC79FB"/>
    <w:rsid w:val="00FD0455"/>
    <w:rsid w:val="00FD16B1"/>
    <w:rsid w:val="00FD26B6"/>
    <w:rsid w:val="00FD26E0"/>
    <w:rsid w:val="00FD26F1"/>
    <w:rsid w:val="00FD279D"/>
    <w:rsid w:val="00FD3A71"/>
    <w:rsid w:val="00FD406D"/>
    <w:rsid w:val="00FD4221"/>
    <w:rsid w:val="00FD5A13"/>
    <w:rsid w:val="00FD6201"/>
    <w:rsid w:val="00FD6216"/>
    <w:rsid w:val="00FD6581"/>
    <w:rsid w:val="00FD705E"/>
    <w:rsid w:val="00FD7949"/>
    <w:rsid w:val="00FE0619"/>
    <w:rsid w:val="00FE12F6"/>
    <w:rsid w:val="00FE145F"/>
    <w:rsid w:val="00FE28EC"/>
    <w:rsid w:val="00FE3258"/>
    <w:rsid w:val="00FE3AE2"/>
    <w:rsid w:val="00FE3C68"/>
    <w:rsid w:val="00FE56D9"/>
    <w:rsid w:val="00FE5BAD"/>
    <w:rsid w:val="00FE71A0"/>
    <w:rsid w:val="00FE7C26"/>
    <w:rsid w:val="00FE7DB1"/>
    <w:rsid w:val="00FF0A72"/>
    <w:rsid w:val="00FF1288"/>
    <w:rsid w:val="00FF1F5F"/>
    <w:rsid w:val="00FF1F80"/>
    <w:rsid w:val="00FF2380"/>
    <w:rsid w:val="00FF2E3D"/>
    <w:rsid w:val="00FF2FC0"/>
    <w:rsid w:val="00FF370A"/>
    <w:rsid w:val="00FF3C65"/>
    <w:rsid w:val="00FF3FDA"/>
    <w:rsid w:val="00FF44F0"/>
    <w:rsid w:val="00FF4DFC"/>
    <w:rsid w:val="00FF5051"/>
    <w:rsid w:val="00FF5839"/>
    <w:rsid w:val="00FF5B22"/>
    <w:rsid w:val="00FF63B3"/>
    <w:rsid w:val="00FF6CED"/>
    <w:rsid w:val="00FF7035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47F284A1"/>
  <w15:docId w15:val="{F690548B-5C63-4A0C-BFA9-C8EC31DAF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E10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7A0936"/>
    <w:pPr>
      <w:numPr>
        <w:numId w:val="1"/>
      </w:numPr>
      <w:spacing w:before="240" w:after="240"/>
      <w:outlineLvl w:val="0"/>
    </w:pPr>
    <w:rPr>
      <w:b/>
      <w:bCs/>
      <w:kern w:val="36"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62377"/>
    <w:pPr>
      <w:keepNext/>
      <w:numPr>
        <w:ilvl w:val="1"/>
        <w:numId w:val="1"/>
      </w:numPr>
      <w:spacing w:before="120" w:after="240"/>
      <w:outlineLvl w:val="1"/>
    </w:pPr>
    <w:rPr>
      <w:b/>
      <w:bCs/>
      <w:iCs/>
    </w:rPr>
  </w:style>
  <w:style w:type="paragraph" w:styleId="3">
    <w:name w:val="heading 3"/>
    <w:basedOn w:val="a0"/>
    <w:next w:val="a"/>
    <w:link w:val="30"/>
    <w:uiPriority w:val="9"/>
    <w:unhideWhenUsed/>
    <w:qFormat/>
    <w:rsid w:val="003954FD"/>
    <w:pPr>
      <w:numPr>
        <w:ilvl w:val="2"/>
        <w:numId w:val="1"/>
      </w:numPr>
      <w:outlineLvl w:val="2"/>
    </w:pPr>
    <w:rPr>
      <w:rFonts w:eastAsia="Calibri"/>
      <w:b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a5"/>
    <w:uiPriority w:val="99"/>
    <w:rsid w:val="002B2950"/>
    <w:pPr>
      <w:tabs>
        <w:tab w:val="center" w:pos="4677"/>
        <w:tab w:val="right" w:pos="9355"/>
      </w:tabs>
    </w:pPr>
    <w:rPr>
      <w:rFonts w:eastAsia="Calibri"/>
      <w:szCs w:val="20"/>
    </w:rPr>
  </w:style>
  <w:style w:type="character" w:customStyle="1" w:styleId="a5">
    <w:name w:val="Нижний колонтитул Знак"/>
    <w:basedOn w:val="a1"/>
    <w:link w:val="a4"/>
    <w:uiPriority w:val="99"/>
    <w:rsid w:val="002B2950"/>
    <w:rPr>
      <w:rFonts w:ascii="Times New Roman" w:eastAsia="Calibri" w:hAnsi="Times New Roman" w:cs="Times New Roman"/>
      <w:sz w:val="24"/>
      <w:szCs w:val="20"/>
      <w:lang w:eastAsia="ru-RU"/>
    </w:rPr>
  </w:style>
  <w:style w:type="character" w:styleId="a6">
    <w:name w:val="page number"/>
    <w:rsid w:val="002B2950"/>
    <w:rPr>
      <w:rFonts w:cs="Times New Roman"/>
    </w:rPr>
  </w:style>
  <w:style w:type="paragraph" w:styleId="a7">
    <w:name w:val="Title"/>
    <w:basedOn w:val="a"/>
    <w:next w:val="a"/>
    <w:link w:val="a8"/>
    <w:qFormat/>
    <w:rsid w:val="002B2950"/>
    <w:pPr>
      <w:suppressAutoHyphens/>
      <w:spacing w:after="120"/>
      <w:jc w:val="center"/>
    </w:pPr>
    <w:rPr>
      <w:rFonts w:ascii="Calibri" w:eastAsia="Calibri" w:hAnsi="Calibri"/>
      <w:b/>
      <w:szCs w:val="20"/>
      <w:lang w:eastAsia="ar-SA"/>
    </w:rPr>
  </w:style>
  <w:style w:type="character" w:customStyle="1" w:styleId="a8">
    <w:name w:val="Заголовок Знак"/>
    <w:basedOn w:val="a1"/>
    <w:link w:val="a7"/>
    <w:rsid w:val="002B2950"/>
    <w:rPr>
      <w:rFonts w:ascii="Calibri" w:eastAsia="Calibri" w:hAnsi="Calibri" w:cs="Times New Roman"/>
      <w:b/>
      <w:sz w:val="24"/>
      <w:szCs w:val="20"/>
      <w:lang w:val="ru-RU" w:eastAsia="ar-SA"/>
    </w:rPr>
  </w:style>
  <w:style w:type="paragraph" w:styleId="a9">
    <w:name w:val="Subtitle"/>
    <w:basedOn w:val="a"/>
    <w:next w:val="a"/>
    <w:link w:val="aa"/>
    <w:uiPriority w:val="11"/>
    <w:qFormat/>
    <w:rsid w:val="002B2950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a">
    <w:name w:val="Подзаголовок Знак"/>
    <w:basedOn w:val="a1"/>
    <w:link w:val="a9"/>
    <w:uiPriority w:val="11"/>
    <w:rsid w:val="002B29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ru-RU" w:eastAsia="ru-RU"/>
    </w:rPr>
  </w:style>
  <w:style w:type="paragraph" w:styleId="ab">
    <w:name w:val="header"/>
    <w:basedOn w:val="a"/>
    <w:link w:val="ac"/>
    <w:uiPriority w:val="99"/>
    <w:semiHidden/>
    <w:unhideWhenUsed/>
    <w:rsid w:val="003954FD"/>
    <w:pPr>
      <w:tabs>
        <w:tab w:val="center" w:pos="4844"/>
        <w:tab w:val="right" w:pos="9689"/>
      </w:tabs>
    </w:pPr>
  </w:style>
  <w:style w:type="character" w:customStyle="1" w:styleId="ac">
    <w:name w:val="Верхний колонтитул Знак"/>
    <w:basedOn w:val="a1"/>
    <w:link w:val="ab"/>
    <w:uiPriority w:val="99"/>
    <w:semiHidden/>
    <w:rsid w:val="003954FD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1"/>
    <w:link w:val="1"/>
    <w:uiPriority w:val="9"/>
    <w:rsid w:val="007A0936"/>
    <w:rPr>
      <w:rFonts w:ascii="Times New Roman" w:eastAsia="Times New Roman" w:hAnsi="Times New Roman" w:cs="Times New Roman"/>
      <w:b/>
      <w:bCs/>
      <w:kern w:val="36"/>
      <w:sz w:val="28"/>
      <w:szCs w:val="32"/>
      <w:lang w:val="ru-RU"/>
    </w:rPr>
  </w:style>
  <w:style w:type="character" w:customStyle="1" w:styleId="20">
    <w:name w:val="Заголовок 2 Знак"/>
    <w:basedOn w:val="a1"/>
    <w:link w:val="2"/>
    <w:uiPriority w:val="9"/>
    <w:rsid w:val="00C62377"/>
    <w:rPr>
      <w:rFonts w:ascii="Times New Roman" w:eastAsia="Times New Roman" w:hAnsi="Times New Roman" w:cs="Times New Roman"/>
      <w:b/>
      <w:bCs/>
      <w:iCs/>
      <w:sz w:val="24"/>
      <w:szCs w:val="24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rsid w:val="003954FD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styleId="a0">
    <w:name w:val="List Paragraph"/>
    <w:basedOn w:val="a"/>
    <w:uiPriority w:val="34"/>
    <w:qFormat/>
    <w:rsid w:val="003954FD"/>
    <w:pPr>
      <w:ind w:left="720"/>
      <w:contextualSpacing/>
    </w:pPr>
  </w:style>
  <w:style w:type="paragraph" w:customStyle="1" w:styleId="Default">
    <w:name w:val="Default"/>
    <w:rsid w:val="003954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ad">
    <w:name w:val="МойОбычный"/>
    <w:basedOn w:val="a"/>
    <w:rsid w:val="009F038E"/>
    <w:pPr>
      <w:ind w:firstLine="567"/>
    </w:pPr>
    <w:rPr>
      <w:rFonts w:eastAsia="MS Mincho"/>
    </w:rPr>
  </w:style>
  <w:style w:type="paragraph" w:styleId="ae">
    <w:name w:val="TOC Heading"/>
    <w:basedOn w:val="1"/>
    <w:next w:val="a"/>
    <w:uiPriority w:val="39"/>
    <w:semiHidden/>
    <w:unhideWhenUsed/>
    <w:qFormat/>
    <w:rsid w:val="00830EC6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30EC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26A9"/>
    <w:pPr>
      <w:tabs>
        <w:tab w:val="left" w:pos="993"/>
        <w:tab w:val="right" w:leader="dot" w:pos="9344"/>
      </w:tabs>
      <w:spacing w:after="100"/>
      <w:ind w:left="240" w:firstLine="327"/>
    </w:pPr>
  </w:style>
  <w:style w:type="character" w:styleId="af">
    <w:name w:val="Hyperlink"/>
    <w:basedOn w:val="a1"/>
    <w:uiPriority w:val="99"/>
    <w:unhideWhenUsed/>
    <w:rsid w:val="00830EC6"/>
    <w:rPr>
      <w:color w:val="0000FF" w:themeColor="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830EC6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830EC6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22">
    <w:name w:val="Код в 2 колонки"/>
    <w:basedOn w:val="a"/>
    <w:link w:val="23"/>
    <w:rsid w:val="00EF155C"/>
    <w:pPr>
      <w:ind w:firstLine="0"/>
    </w:pPr>
    <w:rPr>
      <w:sz w:val="20"/>
      <w:szCs w:val="20"/>
      <w:lang w:eastAsia="en-US"/>
    </w:rPr>
  </w:style>
  <w:style w:type="character" w:customStyle="1" w:styleId="23">
    <w:name w:val="Код в 2 колонки Знак"/>
    <w:basedOn w:val="a1"/>
    <w:link w:val="22"/>
    <w:rsid w:val="00EF155C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2">
    <w:name w:val="Body Text Indent"/>
    <w:basedOn w:val="a"/>
    <w:link w:val="af3"/>
    <w:semiHidden/>
    <w:rsid w:val="006050F5"/>
    <w:pPr>
      <w:shd w:val="clear" w:color="auto" w:fill="FFFFFF"/>
      <w:spacing w:line="264" w:lineRule="auto"/>
      <w:ind w:firstLine="709"/>
    </w:pPr>
    <w:rPr>
      <w:sz w:val="26"/>
    </w:rPr>
  </w:style>
  <w:style w:type="character" w:customStyle="1" w:styleId="af3">
    <w:name w:val="Основной текст с отступом Знак"/>
    <w:basedOn w:val="a1"/>
    <w:link w:val="af2"/>
    <w:semiHidden/>
    <w:rsid w:val="006050F5"/>
    <w:rPr>
      <w:rFonts w:ascii="Times New Roman" w:eastAsia="Times New Roman" w:hAnsi="Times New Roman" w:cs="Times New Roman"/>
      <w:sz w:val="26"/>
      <w:szCs w:val="24"/>
      <w:shd w:val="clear" w:color="auto" w:fill="FFFFFF"/>
      <w:lang w:val="ru-RU" w:eastAsia="ru-RU"/>
    </w:rPr>
  </w:style>
  <w:style w:type="paragraph" w:styleId="af4">
    <w:name w:val="Normal (Web)"/>
    <w:basedOn w:val="a"/>
    <w:uiPriority w:val="99"/>
    <w:semiHidden/>
    <w:unhideWhenUsed/>
    <w:rsid w:val="006958F5"/>
    <w:pPr>
      <w:spacing w:before="100" w:beforeAutospacing="1" w:after="100" w:afterAutospacing="1"/>
      <w:ind w:firstLine="0"/>
      <w:jc w:val="left"/>
    </w:pPr>
    <w:rPr>
      <w:lang w:val="en-GB" w:eastAsia="en-GB"/>
    </w:rPr>
  </w:style>
  <w:style w:type="character" w:styleId="af5">
    <w:name w:val="annotation reference"/>
    <w:basedOn w:val="a1"/>
    <w:uiPriority w:val="99"/>
    <w:semiHidden/>
    <w:unhideWhenUsed/>
    <w:rsid w:val="00D666C0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D666C0"/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D666C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D666C0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D666C0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afa">
    <w:name w:val="No Spacing"/>
    <w:uiPriority w:val="1"/>
    <w:qFormat/>
    <w:rsid w:val="00FA681B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b">
    <w:name w:val="Intense Reference"/>
    <w:basedOn w:val="a1"/>
    <w:uiPriority w:val="32"/>
    <w:qFormat/>
    <w:rsid w:val="00FA681B"/>
    <w:rPr>
      <w:b/>
      <w:bCs/>
      <w:smallCaps/>
      <w:color w:val="4F81BD" w:themeColor="accent1"/>
      <w:spacing w:val="5"/>
    </w:rPr>
  </w:style>
  <w:style w:type="paragraph" w:styleId="24">
    <w:name w:val="Body Text Indent 2"/>
    <w:basedOn w:val="a"/>
    <w:link w:val="25"/>
    <w:uiPriority w:val="99"/>
    <w:semiHidden/>
    <w:unhideWhenUsed/>
    <w:rsid w:val="007A4803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1"/>
    <w:link w:val="24"/>
    <w:uiPriority w:val="99"/>
    <w:semiHidden/>
    <w:rsid w:val="007A4803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9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26" Type="http://schemas.openxmlformats.org/officeDocument/2006/relationships/image" Target="media/image9.w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w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1.wmf"/><Relationship Id="rId19" Type="http://schemas.openxmlformats.org/officeDocument/2006/relationships/oleObject" Target="embeddings/oleObject5.bin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9.bin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41DDA0-8AE8-4E89-A0C5-755449BAC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19</Pages>
  <Words>3431</Words>
  <Characters>19563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Lena</dc:creator>
  <cp:lastModifiedBy>Настя Громова</cp:lastModifiedBy>
  <cp:revision>9</cp:revision>
  <dcterms:created xsi:type="dcterms:W3CDTF">2021-03-09T05:23:00Z</dcterms:created>
  <dcterms:modified xsi:type="dcterms:W3CDTF">2021-03-09T12:13:00Z</dcterms:modified>
</cp:coreProperties>
</file>